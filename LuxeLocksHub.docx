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ACA8" w14:textId="5F058C46" w:rsidR="50A312A1" w:rsidRDefault="50A312A1" w:rsidP="50A312A1"/>
    <w:p w14:paraId="19BCBE4C" w14:textId="4AE73C06" w:rsidR="50A312A1" w:rsidRDefault="50A312A1" w:rsidP="50A312A1">
      <w:pPr>
        <w:jc w:val="center"/>
      </w:pPr>
      <w:r>
        <w:rPr>
          <w:noProof/>
        </w:rPr>
        <w:drawing>
          <wp:inline distT="0" distB="0" distL="0" distR="0" wp14:anchorId="425B28C4" wp14:editId="4E702B4E">
            <wp:extent cx="2316177" cy="586834"/>
            <wp:effectExtent l="152400" t="152400" r="351155" b="346710"/>
            <wp:docPr id="1874782804" name="Picture 187478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a:stretch>
                      <a:fillRect/>
                    </a:stretch>
                  </pic:blipFill>
                  <pic:spPr>
                    <a:xfrm>
                      <a:off x="0" y="0"/>
                      <a:ext cx="2316177" cy="586834"/>
                    </a:xfrm>
                    <a:prstGeom prst="rect">
                      <a:avLst/>
                    </a:prstGeom>
                    <a:ln>
                      <a:noFill/>
                    </a:ln>
                    <a:effectLst>
                      <a:outerShdw blurRad="292100" dist="139700" dir="2700000" algn="tl" rotWithShape="0">
                        <a:srgbClr val="333333">
                          <a:alpha val="65000"/>
                        </a:srgbClr>
                      </a:outerShdw>
                    </a:effectLst>
                  </pic:spPr>
                </pic:pic>
              </a:graphicData>
            </a:graphic>
          </wp:inline>
        </w:drawing>
      </w:r>
    </w:p>
    <w:p w14:paraId="5606C4F1" w14:textId="177AF063" w:rsidR="50A312A1" w:rsidRDefault="50A312A1"/>
    <w:p w14:paraId="78637A97" w14:textId="5BEEAE56" w:rsidR="50A312A1" w:rsidRDefault="50A312A1" w:rsidP="50A312A1"/>
    <w:p w14:paraId="1A43FA6F" w14:textId="1A396326" w:rsidR="50A312A1" w:rsidRPr="008A580D" w:rsidRDefault="50A312A1" w:rsidP="007835F7">
      <w:pPr>
        <w:rPr>
          <w:rFonts w:ascii="Times New Roman" w:hAnsi="Times New Roman" w:cs="Times New Roman"/>
          <w:sz w:val="48"/>
          <w:szCs w:val="48"/>
        </w:rPr>
      </w:pPr>
      <w:proofErr w:type="spellStart"/>
      <w:r w:rsidRPr="008A580D">
        <w:rPr>
          <w:rFonts w:ascii="Times New Roman" w:hAnsi="Times New Roman" w:cs="Times New Roman"/>
          <w:b/>
          <w:bCs/>
          <w:sz w:val="56"/>
          <w:szCs w:val="56"/>
        </w:rPr>
        <w:t>LuxeLocksHub</w:t>
      </w:r>
      <w:proofErr w:type="spellEnd"/>
      <w:r w:rsidRPr="008A580D">
        <w:rPr>
          <w:rFonts w:ascii="Times New Roman" w:hAnsi="Times New Roman" w:cs="Times New Roman"/>
          <w:sz w:val="56"/>
          <w:szCs w:val="56"/>
        </w:rPr>
        <w:t xml:space="preserve">: </w:t>
      </w:r>
      <w:r w:rsidRPr="008A580D">
        <w:rPr>
          <w:rFonts w:ascii="Times New Roman" w:hAnsi="Times New Roman" w:cs="Times New Roman"/>
          <w:sz w:val="48"/>
          <w:szCs w:val="48"/>
        </w:rPr>
        <w:t xml:space="preserve">A </w:t>
      </w:r>
      <w:r w:rsidR="00156451" w:rsidRPr="008A580D">
        <w:rPr>
          <w:rFonts w:ascii="Times New Roman" w:hAnsi="Times New Roman" w:cs="Times New Roman"/>
          <w:sz w:val="48"/>
          <w:szCs w:val="48"/>
        </w:rPr>
        <w:t xml:space="preserve">Simple </w:t>
      </w:r>
      <w:r w:rsidRPr="008A580D">
        <w:rPr>
          <w:rFonts w:ascii="Times New Roman" w:hAnsi="Times New Roman" w:cs="Times New Roman"/>
          <w:sz w:val="48"/>
          <w:szCs w:val="48"/>
        </w:rPr>
        <w:t>Scalable Haircare Web Application</w:t>
      </w:r>
    </w:p>
    <w:p w14:paraId="48C4D3A6" w14:textId="5E129367" w:rsidR="50A312A1" w:rsidRPr="007835F7" w:rsidRDefault="50A312A1" w:rsidP="007835F7">
      <w:pPr>
        <w:rPr>
          <w:sz w:val="48"/>
          <w:szCs w:val="48"/>
        </w:rPr>
      </w:pPr>
    </w:p>
    <w:p w14:paraId="795BE227" w14:textId="766EB0A4" w:rsidR="50A312A1" w:rsidRPr="007835F7" w:rsidRDefault="50A312A1" w:rsidP="007835F7">
      <w:pPr>
        <w:rPr>
          <w:sz w:val="48"/>
          <w:szCs w:val="48"/>
        </w:rPr>
      </w:pPr>
    </w:p>
    <w:p w14:paraId="5BBBF615" w14:textId="68892880" w:rsidR="50A312A1" w:rsidRDefault="50A312A1"/>
    <w:p w14:paraId="4A55D930" w14:textId="5A25CFE8" w:rsidR="50A312A1" w:rsidRDefault="50A312A1"/>
    <w:p w14:paraId="6EB72D9C" w14:textId="21B8FAC3" w:rsidR="50A312A1" w:rsidRDefault="50A312A1"/>
    <w:p w14:paraId="35A7FC2D" w14:textId="77777777" w:rsidR="007835F7" w:rsidRDefault="007835F7"/>
    <w:p w14:paraId="74D13602" w14:textId="501DC395" w:rsidR="50A312A1" w:rsidRDefault="50A312A1" w:rsidP="50A312A1"/>
    <w:p w14:paraId="154CC30A" w14:textId="7C5A12F0" w:rsidR="50A312A1" w:rsidRDefault="50A312A1" w:rsidP="50A312A1">
      <w:pPr>
        <w:jc w:val="center"/>
        <w:rPr>
          <w:rFonts w:ascii="Times New Roman" w:eastAsia="Times New Roman" w:hAnsi="Times New Roman" w:cs="Times New Roman"/>
          <w:b/>
          <w:bCs/>
          <w:sz w:val="32"/>
          <w:szCs w:val="32"/>
        </w:rPr>
      </w:pPr>
      <w:r w:rsidRPr="50A312A1">
        <w:rPr>
          <w:rFonts w:ascii="Times New Roman" w:eastAsia="Times New Roman" w:hAnsi="Times New Roman" w:cs="Times New Roman"/>
          <w:sz w:val="32"/>
          <w:szCs w:val="32"/>
        </w:rPr>
        <w:t>COURSE WORK ON CLOUD COMPUTING WITH AWS</w:t>
      </w:r>
    </w:p>
    <w:p w14:paraId="013F54C5" w14:textId="61ECE536" w:rsidR="50A312A1" w:rsidRDefault="50A312A1" w:rsidP="50A312A1">
      <w:pPr>
        <w:jc w:val="center"/>
        <w:rPr>
          <w:rFonts w:ascii="Times New Roman" w:eastAsia="Times New Roman" w:hAnsi="Times New Roman" w:cs="Times New Roman"/>
          <w:b/>
          <w:bCs/>
          <w:sz w:val="36"/>
          <w:szCs w:val="36"/>
        </w:rPr>
      </w:pPr>
      <w:r w:rsidRPr="50A312A1">
        <w:rPr>
          <w:rFonts w:ascii="Times New Roman" w:eastAsia="Times New Roman" w:hAnsi="Times New Roman" w:cs="Times New Roman"/>
          <w:b/>
          <w:bCs/>
          <w:sz w:val="32"/>
          <w:szCs w:val="32"/>
        </w:rPr>
        <w:t>ADVANCED DIPLOMA IN DATA SCIENCE</w:t>
      </w:r>
    </w:p>
    <w:p w14:paraId="0F7D88BB" w14:textId="233AE48F" w:rsidR="50A312A1" w:rsidRDefault="50A312A1" w:rsidP="50A312A1">
      <w:pPr>
        <w:jc w:val="center"/>
        <w:rPr>
          <w:rFonts w:ascii="Times New Roman" w:eastAsia="Times New Roman" w:hAnsi="Times New Roman" w:cs="Times New Roman"/>
          <w:b/>
          <w:bCs/>
          <w:sz w:val="32"/>
          <w:szCs w:val="32"/>
        </w:rPr>
      </w:pPr>
    </w:p>
    <w:p w14:paraId="341E6EFD" w14:textId="07F7B56C" w:rsidR="50A312A1" w:rsidRPr="008A580D" w:rsidRDefault="50A312A1" w:rsidP="50A312A1">
      <w:pPr>
        <w:jc w:val="center"/>
        <w:rPr>
          <w:rFonts w:ascii="Times New Roman" w:eastAsia="Times New Roman" w:hAnsi="Times New Roman" w:cs="Times New Roman"/>
          <w:b/>
          <w:bCs/>
          <w:sz w:val="28"/>
          <w:szCs w:val="28"/>
        </w:rPr>
      </w:pPr>
      <w:r w:rsidRPr="008A580D">
        <w:rPr>
          <w:rFonts w:ascii="Times New Roman" w:eastAsia="Times New Roman" w:hAnsi="Times New Roman" w:cs="Times New Roman"/>
          <w:b/>
          <w:bCs/>
          <w:sz w:val="28"/>
          <w:szCs w:val="28"/>
        </w:rPr>
        <w:t>GROUP MEMBERS:</w:t>
      </w:r>
    </w:p>
    <w:p w14:paraId="491CD255" w14:textId="2A812405" w:rsidR="50A312A1" w:rsidRPr="008A580D" w:rsidRDefault="50A312A1" w:rsidP="50A312A1">
      <w:pPr>
        <w:jc w:val="center"/>
        <w:rPr>
          <w:rFonts w:ascii="Times New Roman" w:eastAsia="Times New Roman" w:hAnsi="Times New Roman" w:cs="Times New Roman"/>
          <w:sz w:val="28"/>
          <w:szCs w:val="28"/>
        </w:rPr>
      </w:pPr>
      <w:r w:rsidRPr="008A580D">
        <w:rPr>
          <w:rFonts w:ascii="Times New Roman" w:eastAsia="Times New Roman" w:hAnsi="Times New Roman" w:cs="Times New Roman"/>
          <w:sz w:val="28"/>
          <w:szCs w:val="28"/>
        </w:rPr>
        <w:t>HEMARA NIMTHARU (COADDS24.1F-014)</w:t>
      </w:r>
    </w:p>
    <w:p w14:paraId="6A498234" w14:textId="15F2257F" w:rsidR="50A312A1" w:rsidRPr="008A580D" w:rsidRDefault="50A312A1" w:rsidP="50A312A1">
      <w:pPr>
        <w:jc w:val="center"/>
        <w:rPr>
          <w:rFonts w:ascii="Times New Roman" w:eastAsia="Times New Roman" w:hAnsi="Times New Roman" w:cs="Times New Roman"/>
          <w:sz w:val="28"/>
          <w:szCs w:val="28"/>
        </w:rPr>
      </w:pPr>
      <w:r w:rsidRPr="008A580D">
        <w:rPr>
          <w:rFonts w:ascii="Times New Roman" w:eastAsia="Times New Roman" w:hAnsi="Times New Roman" w:cs="Times New Roman"/>
          <w:sz w:val="28"/>
          <w:szCs w:val="28"/>
        </w:rPr>
        <w:t>HAMDHA SAHEER (COADDS24.1F-018)</w:t>
      </w:r>
    </w:p>
    <w:p w14:paraId="73B1B27E" w14:textId="62B70A1E" w:rsidR="50A312A1" w:rsidRPr="008A580D" w:rsidRDefault="50A312A1" w:rsidP="50A312A1">
      <w:pPr>
        <w:jc w:val="center"/>
        <w:rPr>
          <w:rFonts w:ascii="Times New Roman" w:eastAsia="Times New Roman" w:hAnsi="Times New Roman" w:cs="Times New Roman"/>
          <w:sz w:val="28"/>
          <w:szCs w:val="28"/>
        </w:rPr>
      </w:pPr>
      <w:r w:rsidRPr="008A580D">
        <w:rPr>
          <w:rFonts w:ascii="Times New Roman" w:eastAsia="Times New Roman" w:hAnsi="Times New Roman" w:cs="Times New Roman"/>
          <w:sz w:val="28"/>
          <w:szCs w:val="28"/>
        </w:rPr>
        <w:t>RUSHDHA NAJATH (COADDS24.1F-038)</w:t>
      </w:r>
    </w:p>
    <w:p w14:paraId="376098FC" w14:textId="0AF60FDE" w:rsidR="00FF65A4" w:rsidRPr="008A580D" w:rsidRDefault="50A312A1" w:rsidP="00FF65A4">
      <w:pPr>
        <w:jc w:val="center"/>
        <w:rPr>
          <w:rFonts w:ascii="Times New Roman" w:eastAsia="Times New Roman" w:hAnsi="Times New Roman" w:cs="Times New Roman"/>
          <w:b/>
          <w:bCs/>
          <w:sz w:val="28"/>
          <w:szCs w:val="28"/>
        </w:rPr>
      </w:pPr>
      <w:r w:rsidRPr="008A580D">
        <w:rPr>
          <w:rFonts w:ascii="Times New Roman" w:eastAsia="Times New Roman" w:hAnsi="Times New Roman" w:cs="Times New Roman"/>
          <w:b/>
          <w:bCs/>
          <w:sz w:val="28"/>
          <w:szCs w:val="28"/>
        </w:rPr>
        <w:t>2025.04.07</w:t>
      </w:r>
      <w:r w:rsidR="00EE3472" w:rsidRPr="008A580D">
        <w:rPr>
          <w:rFonts w:ascii="Times New Roman" w:eastAsia="Times New Roman" w:hAnsi="Times New Roman" w:cs="Times New Roman"/>
          <w:b/>
          <w:bCs/>
          <w:sz w:val="28"/>
          <w:szCs w:val="28"/>
        </w:rPr>
        <w:br w:type="page"/>
      </w:r>
    </w:p>
    <w:sdt>
      <w:sdtPr>
        <w:rPr>
          <w:rFonts w:asciiTheme="minorHAnsi" w:eastAsiaTheme="minorHAnsi" w:hAnsiTheme="minorHAnsi" w:cstheme="minorBidi"/>
          <w:color w:val="auto"/>
          <w:sz w:val="22"/>
          <w:szCs w:val="22"/>
        </w:rPr>
        <w:id w:val="-1422100407"/>
        <w:docPartObj>
          <w:docPartGallery w:val="Table of Contents"/>
          <w:docPartUnique/>
        </w:docPartObj>
      </w:sdtPr>
      <w:sdtEndPr>
        <w:rPr>
          <w:b/>
          <w:bCs/>
          <w:noProof/>
        </w:rPr>
      </w:sdtEndPr>
      <w:sdtContent>
        <w:p w14:paraId="3722EE95" w14:textId="60CA8D60" w:rsidR="000F3ED4" w:rsidRDefault="000F3ED4">
          <w:pPr>
            <w:pStyle w:val="TOCHeading"/>
          </w:pPr>
          <w:r>
            <w:t>Table of Contents</w:t>
          </w:r>
        </w:p>
        <w:p w14:paraId="672CB818" w14:textId="77777777" w:rsidR="000F3ED4" w:rsidRPr="000F3ED4" w:rsidRDefault="000F3ED4" w:rsidP="000F3ED4"/>
        <w:p w14:paraId="142A8366" w14:textId="007CD808"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4933074" w:history="1">
            <w:r w:rsidRPr="00A23780">
              <w:rPr>
                <w:rStyle w:val="Hyperlink"/>
                <w:noProof/>
              </w:rPr>
              <w:t>ABSTRACT</w:t>
            </w:r>
            <w:r>
              <w:rPr>
                <w:noProof/>
                <w:webHidden/>
              </w:rPr>
              <w:tab/>
            </w:r>
            <w:r>
              <w:rPr>
                <w:noProof/>
                <w:webHidden/>
              </w:rPr>
              <w:fldChar w:fldCharType="begin"/>
            </w:r>
            <w:r>
              <w:rPr>
                <w:noProof/>
                <w:webHidden/>
              </w:rPr>
              <w:instrText xml:space="preserve"> PAGEREF _Toc194933074 \h </w:instrText>
            </w:r>
            <w:r>
              <w:rPr>
                <w:noProof/>
                <w:webHidden/>
              </w:rPr>
            </w:r>
            <w:r>
              <w:rPr>
                <w:noProof/>
                <w:webHidden/>
              </w:rPr>
              <w:fldChar w:fldCharType="separate"/>
            </w:r>
            <w:r w:rsidR="007721E3">
              <w:rPr>
                <w:noProof/>
                <w:webHidden/>
              </w:rPr>
              <w:t>3</w:t>
            </w:r>
            <w:r>
              <w:rPr>
                <w:noProof/>
                <w:webHidden/>
              </w:rPr>
              <w:fldChar w:fldCharType="end"/>
            </w:r>
          </w:hyperlink>
        </w:p>
        <w:p w14:paraId="3DFF9C86" w14:textId="700EBA32"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hyperlink w:anchor="_Toc194933075" w:history="1">
            <w:r w:rsidRPr="00A23780">
              <w:rPr>
                <w:rStyle w:val="Hyperlink"/>
                <w:noProof/>
              </w:rPr>
              <w:t>INTRODUCTION</w:t>
            </w:r>
            <w:r>
              <w:rPr>
                <w:noProof/>
                <w:webHidden/>
              </w:rPr>
              <w:tab/>
            </w:r>
            <w:r>
              <w:rPr>
                <w:noProof/>
                <w:webHidden/>
              </w:rPr>
              <w:fldChar w:fldCharType="begin"/>
            </w:r>
            <w:r>
              <w:rPr>
                <w:noProof/>
                <w:webHidden/>
              </w:rPr>
              <w:instrText xml:space="preserve"> PAGEREF _Toc194933075 \h </w:instrText>
            </w:r>
            <w:r>
              <w:rPr>
                <w:noProof/>
                <w:webHidden/>
              </w:rPr>
            </w:r>
            <w:r>
              <w:rPr>
                <w:noProof/>
                <w:webHidden/>
              </w:rPr>
              <w:fldChar w:fldCharType="separate"/>
            </w:r>
            <w:r w:rsidR="007721E3">
              <w:rPr>
                <w:noProof/>
                <w:webHidden/>
              </w:rPr>
              <w:t>4</w:t>
            </w:r>
            <w:r>
              <w:rPr>
                <w:noProof/>
                <w:webHidden/>
              </w:rPr>
              <w:fldChar w:fldCharType="end"/>
            </w:r>
          </w:hyperlink>
        </w:p>
        <w:p w14:paraId="12248A90" w14:textId="4A769A2E"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hyperlink w:anchor="_Toc194933076" w:history="1">
            <w:r w:rsidRPr="00A23780">
              <w:rPr>
                <w:rStyle w:val="Hyperlink"/>
                <w:noProof/>
              </w:rPr>
              <w:t>ARCHITECTURE DESIGN</w:t>
            </w:r>
            <w:r>
              <w:rPr>
                <w:noProof/>
                <w:webHidden/>
              </w:rPr>
              <w:tab/>
            </w:r>
            <w:r>
              <w:rPr>
                <w:noProof/>
                <w:webHidden/>
              </w:rPr>
              <w:fldChar w:fldCharType="begin"/>
            </w:r>
            <w:r>
              <w:rPr>
                <w:noProof/>
                <w:webHidden/>
              </w:rPr>
              <w:instrText xml:space="preserve"> PAGEREF _Toc194933076 \h </w:instrText>
            </w:r>
            <w:r>
              <w:rPr>
                <w:noProof/>
                <w:webHidden/>
              </w:rPr>
            </w:r>
            <w:r>
              <w:rPr>
                <w:noProof/>
                <w:webHidden/>
              </w:rPr>
              <w:fldChar w:fldCharType="separate"/>
            </w:r>
            <w:r w:rsidR="007721E3">
              <w:rPr>
                <w:noProof/>
                <w:webHidden/>
              </w:rPr>
              <w:t>6</w:t>
            </w:r>
            <w:r>
              <w:rPr>
                <w:noProof/>
                <w:webHidden/>
              </w:rPr>
              <w:fldChar w:fldCharType="end"/>
            </w:r>
          </w:hyperlink>
        </w:p>
        <w:p w14:paraId="1EE46D89" w14:textId="03EA42EE"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hyperlink w:anchor="_Toc194933077" w:history="1">
            <w:r w:rsidRPr="00A23780">
              <w:rPr>
                <w:rStyle w:val="Hyperlink"/>
                <w:noProof/>
              </w:rPr>
              <w:t>IMPLEMENTATION DETAILS</w:t>
            </w:r>
            <w:r>
              <w:rPr>
                <w:noProof/>
                <w:webHidden/>
              </w:rPr>
              <w:tab/>
            </w:r>
            <w:r>
              <w:rPr>
                <w:noProof/>
                <w:webHidden/>
              </w:rPr>
              <w:fldChar w:fldCharType="begin"/>
            </w:r>
            <w:r>
              <w:rPr>
                <w:noProof/>
                <w:webHidden/>
              </w:rPr>
              <w:instrText xml:space="preserve"> PAGEREF _Toc194933077 \h </w:instrText>
            </w:r>
            <w:r>
              <w:rPr>
                <w:noProof/>
                <w:webHidden/>
              </w:rPr>
            </w:r>
            <w:r>
              <w:rPr>
                <w:noProof/>
                <w:webHidden/>
              </w:rPr>
              <w:fldChar w:fldCharType="separate"/>
            </w:r>
            <w:r w:rsidR="007721E3">
              <w:rPr>
                <w:noProof/>
                <w:webHidden/>
              </w:rPr>
              <w:t>8</w:t>
            </w:r>
            <w:r>
              <w:rPr>
                <w:noProof/>
                <w:webHidden/>
              </w:rPr>
              <w:fldChar w:fldCharType="end"/>
            </w:r>
          </w:hyperlink>
        </w:p>
        <w:p w14:paraId="3C4AF597" w14:textId="242F0D48"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hyperlink w:anchor="_Toc194933078" w:history="1">
            <w:r w:rsidRPr="00A23780">
              <w:rPr>
                <w:rStyle w:val="Hyperlink"/>
                <w:noProof/>
              </w:rPr>
              <w:t>COST ANALYSIS AND IMPLEMENTATION</w:t>
            </w:r>
            <w:r>
              <w:rPr>
                <w:noProof/>
                <w:webHidden/>
              </w:rPr>
              <w:tab/>
            </w:r>
            <w:r>
              <w:rPr>
                <w:noProof/>
                <w:webHidden/>
              </w:rPr>
              <w:fldChar w:fldCharType="begin"/>
            </w:r>
            <w:r>
              <w:rPr>
                <w:noProof/>
                <w:webHidden/>
              </w:rPr>
              <w:instrText xml:space="preserve"> PAGEREF _Toc194933078 \h </w:instrText>
            </w:r>
            <w:r>
              <w:rPr>
                <w:noProof/>
                <w:webHidden/>
              </w:rPr>
            </w:r>
            <w:r>
              <w:rPr>
                <w:noProof/>
                <w:webHidden/>
              </w:rPr>
              <w:fldChar w:fldCharType="separate"/>
            </w:r>
            <w:r w:rsidR="007721E3">
              <w:rPr>
                <w:noProof/>
                <w:webHidden/>
              </w:rPr>
              <w:t>10</w:t>
            </w:r>
            <w:r>
              <w:rPr>
                <w:noProof/>
                <w:webHidden/>
              </w:rPr>
              <w:fldChar w:fldCharType="end"/>
            </w:r>
          </w:hyperlink>
        </w:p>
        <w:p w14:paraId="22BC6D03" w14:textId="34B307C5"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hyperlink w:anchor="_Toc194933079" w:history="1">
            <w:r w:rsidRPr="00A23780">
              <w:rPr>
                <w:rStyle w:val="Hyperlink"/>
                <w:noProof/>
              </w:rPr>
              <w:t>CHALLENGES AND SOLUTIONS</w:t>
            </w:r>
            <w:r>
              <w:rPr>
                <w:noProof/>
                <w:webHidden/>
              </w:rPr>
              <w:tab/>
            </w:r>
            <w:r>
              <w:rPr>
                <w:noProof/>
                <w:webHidden/>
              </w:rPr>
              <w:fldChar w:fldCharType="begin"/>
            </w:r>
            <w:r>
              <w:rPr>
                <w:noProof/>
                <w:webHidden/>
              </w:rPr>
              <w:instrText xml:space="preserve"> PAGEREF _Toc194933079 \h </w:instrText>
            </w:r>
            <w:r>
              <w:rPr>
                <w:noProof/>
                <w:webHidden/>
              </w:rPr>
            </w:r>
            <w:r>
              <w:rPr>
                <w:noProof/>
                <w:webHidden/>
              </w:rPr>
              <w:fldChar w:fldCharType="separate"/>
            </w:r>
            <w:r w:rsidR="007721E3">
              <w:rPr>
                <w:noProof/>
                <w:webHidden/>
              </w:rPr>
              <w:t>11</w:t>
            </w:r>
            <w:r>
              <w:rPr>
                <w:noProof/>
                <w:webHidden/>
              </w:rPr>
              <w:fldChar w:fldCharType="end"/>
            </w:r>
          </w:hyperlink>
        </w:p>
        <w:p w14:paraId="31AEC6AF" w14:textId="62033751" w:rsidR="000F3ED4" w:rsidRDefault="000F3ED4" w:rsidP="000F3ED4">
          <w:pPr>
            <w:pStyle w:val="TOC2"/>
            <w:tabs>
              <w:tab w:val="right" w:leader="dot" w:pos="9350"/>
            </w:tabs>
            <w:spacing w:line="720" w:lineRule="auto"/>
            <w:rPr>
              <w:rFonts w:eastAsiaTheme="minorEastAsia"/>
              <w:noProof/>
              <w:kern w:val="2"/>
              <w:sz w:val="24"/>
              <w:szCs w:val="24"/>
              <w14:ligatures w14:val="standardContextual"/>
            </w:rPr>
          </w:pPr>
          <w:hyperlink w:anchor="_Toc194933080" w:history="1">
            <w:r w:rsidRPr="00A23780">
              <w:rPr>
                <w:rStyle w:val="Hyperlink"/>
                <w:noProof/>
              </w:rPr>
              <w:t>CONCLUSION &amp; FUTURE WORK</w:t>
            </w:r>
            <w:r>
              <w:rPr>
                <w:noProof/>
                <w:webHidden/>
              </w:rPr>
              <w:tab/>
            </w:r>
            <w:r>
              <w:rPr>
                <w:noProof/>
                <w:webHidden/>
              </w:rPr>
              <w:fldChar w:fldCharType="begin"/>
            </w:r>
            <w:r>
              <w:rPr>
                <w:noProof/>
                <w:webHidden/>
              </w:rPr>
              <w:instrText xml:space="preserve"> PAGEREF _Toc194933080 \h </w:instrText>
            </w:r>
            <w:r>
              <w:rPr>
                <w:noProof/>
                <w:webHidden/>
              </w:rPr>
            </w:r>
            <w:r>
              <w:rPr>
                <w:noProof/>
                <w:webHidden/>
              </w:rPr>
              <w:fldChar w:fldCharType="separate"/>
            </w:r>
            <w:r w:rsidR="007721E3">
              <w:rPr>
                <w:noProof/>
                <w:webHidden/>
              </w:rPr>
              <w:t>12</w:t>
            </w:r>
            <w:r>
              <w:rPr>
                <w:noProof/>
                <w:webHidden/>
              </w:rPr>
              <w:fldChar w:fldCharType="end"/>
            </w:r>
          </w:hyperlink>
        </w:p>
        <w:p w14:paraId="5227A11F" w14:textId="1B35249E" w:rsidR="000F3ED4" w:rsidRDefault="000F3ED4" w:rsidP="000F3ED4">
          <w:pPr>
            <w:spacing w:line="720" w:lineRule="auto"/>
          </w:pPr>
          <w:r>
            <w:rPr>
              <w:b/>
              <w:bCs/>
              <w:noProof/>
            </w:rPr>
            <w:fldChar w:fldCharType="end"/>
          </w:r>
        </w:p>
      </w:sdtContent>
    </w:sdt>
    <w:p w14:paraId="40EDF4D1" w14:textId="37622773" w:rsidR="00817CD1" w:rsidRDefault="00817CD1" w:rsidP="5B56351E">
      <w:pPr>
        <w:spacing w:line="480" w:lineRule="auto"/>
      </w:pPr>
    </w:p>
    <w:p w14:paraId="24F2E610" w14:textId="1696EF22" w:rsidR="00EE3472" w:rsidRDefault="00EE3472">
      <w:pPr>
        <w:rPr>
          <w:rFonts w:ascii="Times New Roman" w:eastAsia="Times New Roman" w:hAnsi="Times New Roman" w:cs="Times New Roman"/>
          <w:b/>
          <w:bCs/>
          <w:sz w:val="36"/>
          <w:szCs w:val="36"/>
        </w:rPr>
      </w:pPr>
    </w:p>
    <w:p w14:paraId="42CC2F69" w14:textId="7738F08B" w:rsidR="00507C3C" w:rsidRDefault="00507C3C">
      <w:pPr>
        <w:rPr>
          <w:rFonts w:ascii="Times New Roman" w:eastAsia="Times New Roman" w:hAnsi="Times New Roman" w:cs="Times New Roman"/>
          <w:b/>
          <w:bCs/>
          <w:sz w:val="36"/>
          <w:szCs w:val="36"/>
        </w:rPr>
      </w:pPr>
    </w:p>
    <w:p w14:paraId="600EA019" w14:textId="77777777" w:rsidR="00C87562" w:rsidRDefault="00C87562">
      <w:pPr>
        <w:rPr>
          <w:rFonts w:ascii="Times New Roman" w:eastAsia="Times New Roman" w:hAnsi="Times New Roman" w:cs="Times New Roman"/>
          <w:b/>
          <w:bCs/>
          <w:sz w:val="36"/>
          <w:szCs w:val="36"/>
        </w:rPr>
      </w:pPr>
    </w:p>
    <w:p w14:paraId="696619B9" w14:textId="2BDD82AF" w:rsidR="5B56351E" w:rsidRDefault="5B56351E" w:rsidP="5B56351E">
      <w:pPr>
        <w:rPr>
          <w:rFonts w:ascii="Times New Roman" w:eastAsia="Times New Roman" w:hAnsi="Times New Roman" w:cs="Times New Roman"/>
          <w:b/>
          <w:bCs/>
          <w:sz w:val="36"/>
          <w:szCs w:val="36"/>
        </w:rPr>
      </w:pPr>
    </w:p>
    <w:p w14:paraId="1E29F7D9" w14:textId="77777777" w:rsidR="50A312A1" w:rsidRDefault="50A312A1" w:rsidP="50A312A1">
      <w:pPr>
        <w:jc w:val="center"/>
        <w:rPr>
          <w:rFonts w:ascii="Times New Roman" w:eastAsia="Times New Roman" w:hAnsi="Times New Roman" w:cs="Times New Roman"/>
          <w:b/>
          <w:bCs/>
          <w:sz w:val="36"/>
          <w:szCs w:val="36"/>
        </w:rPr>
      </w:pPr>
    </w:p>
    <w:p w14:paraId="0B3CB9EE" w14:textId="584082C4" w:rsidR="00E00B97" w:rsidRPr="00EE30C1" w:rsidRDefault="00CE729A" w:rsidP="00EE30C1">
      <w:pPr>
        <w:pStyle w:val="Heading2"/>
        <w:rPr>
          <w:rStyle w:val="SubtitleChar"/>
          <w:color w:val="0F4761" w:themeColor="accent1" w:themeShade="BF"/>
          <w:sz w:val="32"/>
          <w:szCs w:val="32"/>
        </w:rPr>
      </w:pPr>
      <w:bookmarkStart w:id="0" w:name="_Toc194932816"/>
      <w:bookmarkStart w:id="1" w:name="_Toc194933074"/>
      <w:r w:rsidRPr="00EE30C1">
        <w:rPr>
          <w:rStyle w:val="SubtitleChar"/>
          <w:color w:val="0F4761" w:themeColor="accent1" w:themeShade="BF"/>
          <w:spacing w:val="0"/>
          <w:sz w:val="32"/>
          <w:szCs w:val="32"/>
        </w:rPr>
        <w:lastRenderedPageBreak/>
        <w:t>ABSTRACT</w:t>
      </w:r>
      <w:bookmarkEnd w:id="0"/>
      <w:bookmarkEnd w:id="1"/>
    </w:p>
    <w:p w14:paraId="15CF587B" w14:textId="58D27776" w:rsidR="00E00B97" w:rsidRPr="007721E3" w:rsidRDefault="00E00B97" w:rsidP="00E00B97">
      <w:pPr>
        <w:rPr>
          <w:rFonts w:ascii="Times New Roman" w:eastAsia="Times New Roman" w:hAnsi="Times New Roman" w:cs="Times New Roman"/>
          <w:sz w:val="24"/>
          <w:szCs w:val="24"/>
        </w:rPr>
      </w:pPr>
      <w:r w:rsidRPr="00F41C1F">
        <w:rPr>
          <w:rFonts w:ascii="Times New Roman" w:eastAsia="Times New Roman" w:hAnsi="Times New Roman" w:cs="Times New Roman"/>
          <w:sz w:val="24"/>
          <w:szCs w:val="24"/>
        </w:rPr>
        <w:t>•</w:t>
      </w:r>
      <w:r w:rsidRPr="003E1F94">
        <w:rPr>
          <w:rFonts w:ascii="Times New Roman" w:eastAsia="Times New Roman" w:hAnsi="Times New Roman" w:cs="Times New Roman"/>
          <w:sz w:val="28"/>
          <w:szCs w:val="28"/>
        </w:rPr>
        <w:t xml:space="preserve"> </w:t>
      </w:r>
      <w:r w:rsidRPr="007721E3">
        <w:rPr>
          <w:rFonts w:ascii="Times New Roman" w:eastAsia="Times New Roman" w:hAnsi="Times New Roman" w:cs="Times New Roman"/>
          <w:sz w:val="24"/>
          <w:szCs w:val="24"/>
        </w:rPr>
        <w:t>This is a cloud deployment report of Lovelocks, a web application designed to showcase Sri Lanka’s leading hair care products. All of this is overseen by Amazon Web Services (AWS), which allows the project to deploy scalable, secure, and affordable full-stack architecture. Amazon S3 hosts the front end.</w:t>
      </w:r>
      <w:r w:rsidR="5B56351E" w:rsidRPr="007721E3">
        <w:rPr>
          <w:rFonts w:ascii="Times New Roman" w:eastAsia="Times New Roman" w:hAnsi="Times New Roman" w:cs="Times New Roman"/>
          <w:sz w:val="24"/>
          <w:szCs w:val="24"/>
        </w:rPr>
        <w:t xml:space="preserve"> It features a static yet responsive user interface.</w:t>
      </w:r>
    </w:p>
    <w:p w14:paraId="4E822D6A" w14:textId="77777777" w:rsidR="00E00B97" w:rsidRPr="007721E3" w:rsidRDefault="00E00B97" w:rsidP="00E00B97">
      <w:pPr>
        <w:rPr>
          <w:rFonts w:ascii="Times New Roman" w:eastAsia="Times New Roman" w:hAnsi="Times New Roman" w:cs="Times New Roman"/>
          <w:sz w:val="24"/>
          <w:szCs w:val="24"/>
        </w:rPr>
      </w:pPr>
    </w:p>
    <w:p w14:paraId="73152754" w14:textId="19DA82F5" w:rsidR="00E00B97" w:rsidRPr="007721E3" w:rsidRDefault="5B56351E" w:rsidP="00E00B97">
      <w:pPr>
        <w:rPr>
          <w:rFonts w:ascii="Times New Roman" w:eastAsia="Times New Roman" w:hAnsi="Times New Roman" w:cs="Times New Roman"/>
          <w:sz w:val="24"/>
          <w:szCs w:val="24"/>
        </w:rPr>
      </w:pPr>
      <w:r w:rsidRPr="007721E3">
        <w:rPr>
          <w:rFonts w:ascii="Times New Roman" w:eastAsia="Times New Roman" w:hAnsi="Times New Roman" w:cs="Times New Roman"/>
          <w:sz w:val="24"/>
          <w:szCs w:val="24"/>
        </w:rPr>
        <w:t>•</w:t>
      </w:r>
      <w:r w:rsidR="00E00B97" w:rsidRPr="007721E3">
        <w:rPr>
          <w:rFonts w:ascii="Times New Roman" w:eastAsia="Times New Roman" w:hAnsi="Times New Roman" w:cs="Times New Roman"/>
          <w:sz w:val="24"/>
          <w:szCs w:val="24"/>
        </w:rPr>
        <w:t xml:space="preserve"> The backend is powered by EC2 and runs dynamic tasks and a managed MySQL database (RDS). AWS Lambda introduces serverless capabilities available through API Gateway for seamless API interactions. IAM roles and policy security are optimized. It ensures the least privileged access.</w:t>
      </w:r>
    </w:p>
    <w:p w14:paraId="0D92A9F8" w14:textId="77777777" w:rsidR="00E00B97" w:rsidRPr="007721E3" w:rsidRDefault="00E00B97" w:rsidP="00E00B97">
      <w:pPr>
        <w:rPr>
          <w:rFonts w:ascii="Times New Roman" w:eastAsia="Times New Roman" w:hAnsi="Times New Roman" w:cs="Times New Roman"/>
          <w:sz w:val="24"/>
          <w:szCs w:val="24"/>
        </w:rPr>
      </w:pPr>
    </w:p>
    <w:p w14:paraId="2F18505C" w14:textId="4E8F4AA9" w:rsidR="50A312A1" w:rsidRPr="007721E3" w:rsidRDefault="00E00B97" w:rsidP="00E00B97">
      <w:pPr>
        <w:rPr>
          <w:sz w:val="24"/>
          <w:szCs w:val="24"/>
        </w:rPr>
      </w:pPr>
      <w:r w:rsidRPr="007721E3">
        <w:rPr>
          <w:rFonts w:ascii="Times New Roman" w:eastAsia="Times New Roman" w:hAnsi="Times New Roman" w:cs="Times New Roman"/>
          <w:sz w:val="24"/>
          <w:szCs w:val="24"/>
        </w:rPr>
        <w:t>• The deployment emphasizes cost optimization using AWS free tier capabilities and performance monitoring. Implementation issues such as creating cross-service connectivity and scalability optimization are raised with their solutions. This project establishes a practical approach to building a cloud-native web application, balancing performance, security, and affordability.</w:t>
      </w:r>
    </w:p>
    <w:p w14:paraId="42D48335" w14:textId="77777777" w:rsidR="009B0EE0" w:rsidRDefault="009B0EE0" w:rsidP="009B0EE0">
      <w:pPr>
        <w:rPr>
          <w:sz w:val="32"/>
          <w:szCs w:val="32"/>
        </w:rPr>
      </w:pPr>
    </w:p>
    <w:p w14:paraId="0AED0DB3" w14:textId="5F761C45" w:rsidR="009B0EE0" w:rsidRPr="003E1F94" w:rsidRDefault="009B0EE0" w:rsidP="00507C3C">
      <w:pPr>
        <w:pStyle w:val="Subtitle"/>
      </w:pPr>
      <w:r w:rsidRPr="003E1F94">
        <w:t xml:space="preserve">Project objectives </w:t>
      </w:r>
    </w:p>
    <w:p w14:paraId="4047D7BB" w14:textId="77777777" w:rsidR="009B0EE0" w:rsidRPr="009B0EE0" w:rsidRDefault="009B0EE0" w:rsidP="009B0EE0">
      <w:pPr>
        <w:rPr>
          <w:sz w:val="32"/>
          <w:szCs w:val="32"/>
        </w:rPr>
      </w:pPr>
    </w:p>
    <w:p w14:paraId="6DBA6876" w14:textId="4F9B2B0D" w:rsidR="009B0EE0" w:rsidRPr="00F41C1F" w:rsidRDefault="009B0EE0" w:rsidP="009B0EE0">
      <w:pPr>
        <w:pStyle w:val="ListParagraph"/>
        <w:numPr>
          <w:ilvl w:val="0"/>
          <w:numId w:val="3"/>
        </w:numPr>
        <w:rPr>
          <w:sz w:val="24"/>
          <w:szCs w:val="24"/>
        </w:rPr>
      </w:pPr>
      <w:r w:rsidRPr="00F41C1F">
        <w:rPr>
          <w:sz w:val="24"/>
          <w:szCs w:val="24"/>
        </w:rPr>
        <w:t>Deploy a scalable web application using AWS.</w:t>
      </w:r>
    </w:p>
    <w:p w14:paraId="23465966" w14:textId="50ED34B1" w:rsidR="009B0EE0" w:rsidRPr="00F41C1F" w:rsidRDefault="009B0EE0" w:rsidP="009B0EE0">
      <w:pPr>
        <w:pStyle w:val="ListParagraph"/>
        <w:numPr>
          <w:ilvl w:val="0"/>
          <w:numId w:val="3"/>
        </w:numPr>
        <w:rPr>
          <w:sz w:val="24"/>
          <w:szCs w:val="24"/>
        </w:rPr>
      </w:pPr>
      <w:r w:rsidRPr="00F41C1F">
        <w:rPr>
          <w:sz w:val="24"/>
          <w:szCs w:val="24"/>
        </w:rPr>
        <w:t>Host a static frontend using Amazon S3.</w:t>
      </w:r>
    </w:p>
    <w:p w14:paraId="5CE0727F" w14:textId="7D1EB265" w:rsidR="009B0EE0" w:rsidRPr="00F41C1F" w:rsidRDefault="009B0EE0" w:rsidP="009B0EE0">
      <w:pPr>
        <w:pStyle w:val="ListParagraph"/>
        <w:numPr>
          <w:ilvl w:val="0"/>
          <w:numId w:val="3"/>
        </w:numPr>
        <w:rPr>
          <w:sz w:val="24"/>
          <w:szCs w:val="24"/>
        </w:rPr>
      </w:pPr>
      <w:r w:rsidRPr="00F41C1F">
        <w:rPr>
          <w:sz w:val="24"/>
          <w:szCs w:val="24"/>
        </w:rPr>
        <w:t>Use EC2 for backend logic and database operations.</w:t>
      </w:r>
    </w:p>
    <w:p w14:paraId="2995672D" w14:textId="450BBDB2" w:rsidR="009B0EE0" w:rsidRPr="00F41C1F" w:rsidRDefault="009B0EE0" w:rsidP="009B0EE0">
      <w:pPr>
        <w:pStyle w:val="ListParagraph"/>
        <w:numPr>
          <w:ilvl w:val="0"/>
          <w:numId w:val="3"/>
        </w:numPr>
        <w:rPr>
          <w:sz w:val="24"/>
          <w:szCs w:val="24"/>
        </w:rPr>
      </w:pPr>
      <w:r w:rsidRPr="00F41C1F">
        <w:rPr>
          <w:sz w:val="24"/>
          <w:szCs w:val="24"/>
        </w:rPr>
        <w:t>Implement a secure and managed MySQL database with RDS.</w:t>
      </w:r>
    </w:p>
    <w:p w14:paraId="63A3F88C" w14:textId="6AA94F08" w:rsidR="009B0EE0" w:rsidRPr="00F41C1F" w:rsidRDefault="009B0EE0" w:rsidP="009B0EE0">
      <w:pPr>
        <w:pStyle w:val="ListParagraph"/>
        <w:numPr>
          <w:ilvl w:val="0"/>
          <w:numId w:val="3"/>
        </w:numPr>
        <w:rPr>
          <w:sz w:val="24"/>
          <w:szCs w:val="24"/>
        </w:rPr>
      </w:pPr>
      <w:r w:rsidRPr="00F41C1F">
        <w:rPr>
          <w:sz w:val="24"/>
          <w:szCs w:val="24"/>
        </w:rPr>
        <w:t>Create a serverless function via AWS Lambda.</w:t>
      </w:r>
    </w:p>
    <w:p w14:paraId="2482EC7A" w14:textId="7DC5A593" w:rsidR="009B0EE0" w:rsidRPr="00F41C1F" w:rsidRDefault="009B0EE0" w:rsidP="009B0EE0">
      <w:pPr>
        <w:pStyle w:val="ListParagraph"/>
        <w:numPr>
          <w:ilvl w:val="0"/>
          <w:numId w:val="3"/>
        </w:numPr>
        <w:rPr>
          <w:sz w:val="24"/>
          <w:szCs w:val="24"/>
        </w:rPr>
      </w:pPr>
      <w:r w:rsidRPr="00F41C1F">
        <w:rPr>
          <w:sz w:val="24"/>
          <w:szCs w:val="24"/>
        </w:rPr>
        <w:t>Expose Lambda functionality through API Gateway.</w:t>
      </w:r>
    </w:p>
    <w:p w14:paraId="4DB6C116" w14:textId="7C9366E5" w:rsidR="009B0EE0" w:rsidRPr="00F41C1F" w:rsidRDefault="009B0EE0" w:rsidP="009B0EE0">
      <w:pPr>
        <w:pStyle w:val="ListParagraph"/>
        <w:numPr>
          <w:ilvl w:val="0"/>
          <w:numId w:val="3"/>
        </w:numPr>
        <w:rPr>
          <w:sz w:val="24"/>
          <w:szCs w:val="24"/>
        </w:rPr>
      </w:pPr>
      <w:r w:rsidRPr="00F41C1F">
        <w:rPr>
          <w:sz w:val="24"/>
          <w:szCs w:val="24"/>
        </w:rPr>
        <w:t>Optimize cost through AWS Free Tier and monitoring.</w:t>
      </w:r>
    </w:p>
    <w:p w14:paraId="7848C21E" w14:textId="6B5A13A3" w:rsidR="50A312A1" w:rsidRPr="00F41C1F" w:rsidRDefault="009B0EE0" w:rsidP="009B0EE0">
      <w:pPr>
        <w:pStyle w:val="ListParagraph"/>
        <w:numPr>
          <w:ilvl w:val="0"/>
          <w:numId w:val="3"/>
        </w:numPr>
        <w:rPr>
          <w:sz w:val="24"/>
          <w:szCs w:val="24"/>
        </w:rPr>
      </w:pPr>
      <w:r w:rsidRPr="00F41C1F">
        <w:rPr>
          <w:sz w:val="24"/>
          <w:szCs w:val="24"/>
        </w:rPr>
        <w:t>Ensure security through IAM roles and policies.</w:t>
      </w:r>
    </w:p>
    <w:p w14:paraId="4CF06BC8" w14:textId="248037AB" w:rsidR="50A312A1" w:rsidRDefault="50A312A1">
      <w:pPr>
        <w:rPr>
          <w:rFonts w:ascii="Times New Roman" w:hAnsi="Times New Roman" w:cs="Times New Roman"/>
          <w:b/>
          <w:bCs/>
        </w:rPr>
      </w:pPr>
    </w:p>
    <w:p w14:paraId="32DFE287" w14:textId="77777777" w:rsidR="00F41C1F" w:rsidRPr="00837B18" w:rsidRDefault="00F41C1F">
      <w:pPr>
        <w:rPr>
          <w:rFonts w:ascii="Times New Roman" w:hAnsi="Times New Roman" w:cs="Times New Roman"/>
          <w:sz w:val="24"/>
          <w:szCs w:val="24"/>
        </w:rPr>
      </w:pPr>
    </w:p>
    <w:p w14:paraId="4EEBB5F0" w14:textId="599DF44F" w:rsidR="00F41C1F" w:rsidRDefault="00C14315">
      <w:pPr>
        <w:rPr>
          <w:rFonts w:ascii="Times New Roman" w:hAnsi="Times New Roman" w:cs="Times New Roman"/>
          <w:b/>
          <w:bCs/>
        </w:rPr>
      </w:pPr>
      <w:r w:rsidRPr="00C14315">
        <w:rPr>
          <w:rFonts w:ascii="Times New Roman" w:hAnsi="Times New Roman" w:cs="Times New Roman"/>
          <w:sz w:val="24"/>
          <w:szCs w:val="24"/>
        </w:rPr>
        <w:t>It emphasizes cloud architecture, implementation process, cost, security, and challenges. The project proves the understanding of AWS services to develop a scalable and secure application.</w:t>
      </w:r>
    </w:p>
    <w:p w14:paraId="114D8296" w14:textId="77777777" w:rsidR="003E1F94" w:rsidRPr="001A2804" w:rsidRDefault="003E1F94">
      <w:pPr>
        <w:rPr>
          <w:rFonts w:ascii="Times New Roman" w:hAnsi="Times New Roman" w:cs="Times New Roman"/>
          <w:b/>
          <w:bCs/>
        </w:rPr>
      </w:pPr>
    </w:p>
    <w:p w14:paraId="5E77D799" w14:textId="26A1FFB5" w:rsidR="003E1F94" w:rsidRPr="003E1F94" w:rsidRDefault="001A2804" w:rsidP="00B512FE">
      <w:pPr>
        <w:pStyle w:val="Heading2"/>
      </w:pPr>
      <w:bookmarkStart w:id="2" w:name="_Toc194932817"/>
      <w:bookmarkStart w:id="3" w:name="_Toc194933075"/>
      <w:r w:rsidRPr="0065516B">
        <w:lastRenderedPageBreak/>
        <w:t>I</w:t>
      </w:r>
      <w:r w:rsidR="0065516B">
        <w:t>NTRODUCTION</w:t>
      </w:r>
      <w:bookmarkEnd w:id="2"/>
      <w:bookmarkEnd w:id="3"/>
    </w:p>
    <w:p w14:paraId="6872CA4E" w14:textId="3C5A400C" w:rsidR="003E1F94" w:rsidRPr="003E1F94" w:rsidRDefault="003E1F94" w:rsidP="003E1F94">
      <w:pPr>
        <w:pStyle w:val="Subtitle"/>
      </w:pPr>
      <w:r>
        <w:t>Overview</w:t>
      </w:r>
    </w:p>
    <w:p w14:paraId="7953DF52" w14:textId="77777777" w:rsidR="00C14315" w:rsidRDefault="00C14315" w:rsidP="00C14315">
      <w:pPr>
        <w:pStyle w:val="ListParagraph"/>
        <w:numPr>
          <w:ilvl w:val="0"/>
          <w:numId w:val="23"/>
        </w:numPr>
        <w:rPr>
          <w:sz w:val="24"/>
          <w:szCs w:val="24"/>
        </w:rPr>
      </w:pPr>
      <w:r>
        <w:rPr>
          <w:sz w:val="24"/>
          <w:szCs w:val="24"/>
        </w:rPr>
        <w:t>`</w:t>
      </w:r>
      <w:r w:rsidRPr="00C14315">
        <w:rPr>
          <w:sz w:val="24"/>
          <w:szCs w:val="24"/>
        </w:rPr>
        <w:t>LuxeLocksHub</w:t>
      </w:r>
      <w:r>
        <w:rPr>
          <w:sz w:val="24"/>
          <w:szCs w:val="24"/>
        </w:rPr>
        <w:t>`</w:t>
      </w:r>
      <w:r w:rsidRPr="00C14315">
        <w:rPr>
          <w:sz w:val="24"/>
          <w:szCs w:val="24"/>
        </w:rPr>
        <w:t xml:space="preserve">is a novel online hub with a mission to promote and expose the distinctive hair care products of Sri Lanka. Driven by creativity and inclusiveness, </w:t>
      </w:r>
      <w:proofErr w:type="spellStart"/>
      <w:r w:rsidRPr="00C14315">
        <w:rPr>
          <w:sz w:val="24"/>
          <w:szCs w:val="24"/>
        </w:rPr>
        <w:t>LuxeLocksHub</w:t>
      </w:r>
      <w:proofErr w:type="spellEnd"/>
      <w:r w:rsidRPr="00C14315">
        <w:rPr>
          <w:sz w:val="24"/>
          <w:szCs w:val="24"/>
        </w:rPr>
        <w:t> seeks to bridge users to a broad spectrum of hair care products that resonate with different hair types and requirements.</w:t>
      </w:r>
    </w:p>
    <w:p w14:paraId="6B9FA9E3" w14:textId="6F53B501" w:rsidR="00C14315" w:rsidRDefault="00C14315" w:rsidP="00C14315">
      <w:pPr>
        <w:pStyle w:val="ListParagraph"/>
        <w:rPr>
          <w:sz w:val="24"/>
          <w:szCs w:val="24"/>
        </w:rPr>
      </w:pPr>
      <w:r w:rsidRPr="00C14315">
        <w:rPr>
          <w:sz w:val="24"/>
          <w:szCs w:val="24"/>
        </w:rPr>
        <w:t>The contemporary and aesthetically pleasing design of the website offers a seamless experience, enabling users to browse, discover, and embrace quality Sri Lankan hair care products effortlessly.</w:t>
      </w:r>
    </w:p>
    <w:p w14:paraId="68648B5F" w14:textId="77777777" w:rsidR="00C14315" w:rsidRDefault="00C14315" w:rsidP="00C14315">
      <w:pPr>
        <w:pStyle w:val="ListParagraph"/>
        <w:ind w:left="1440"/>
        <w:rPr>
          <w:sz w:val="24"/>
          <w:szCs w:val="24"/>
        </w:rPr>
      </w:pPr>
    </w:p>
    <w:p w14:paraId="79BC238A" w14:textId="3FA2DBE0" w:rsidR="00316585" w:rsidRPr="00C14315" w:rsidRDefault="00C14315" w:rsidP="00C14315">
      <w:pPr>
        <w:pStyle w:val="ListParagraph"/>
        <w:numPr>
          <w:ilvl w:val="0"/>
          <w:numId w:val="23"/>
        </w:numPr>
        <w:rPr>
          <w:sz w:val="24"/>
          <w:szCs w:val="24"/>
        </w:rPr>
      </w:pPr>
      <w:r w:rsidRPr="00C14315">
        <w:rPr>
          <w:sz w:val="24"/>
          <w:szCs w:val="24"/>
        </w:rPr>
        <w:t xml:space="preserve">To do this, </w:t>
      </w:r>
      <w:proofErr w:type="spellStart"/>
      <w:r w:rsidRPr="00C14315">
        <w:rPr>
          <w:sz w:val="24"/>
          <w:szCs w:val="24"/>
        </w:rPr>
        <w:t>LuxeLocksHub</w:t>
      </w:r>
      <w:proofErr w:type="spellEnd"/>
      <w:r w:rsidRPr="00C14315">
        <w:rPr>
          <w:sz w:val="24"/>
          <w:szCs w:val="24"/>
        </w:rPr>
        <w:t xml:space="preserve"> leverages the capabilities of advanced cloud technologies of Amazon Web Services (AWS). By integrating these services, the application ensures high performance, security, scalability, and usability. Each of the </w:t>
      </w:r>
      <w:proofErr w:type="gramStart"/>
      <w:r w:rsidRPr="00C14315">
        <w:rPr>
          <w:sz w:val="24"/>
          <w:szCs w:val="24"/>
        </w:rPr>
        <w:t>AWS</w:t>
      </w:r>
      <w:proofErr w:type="gramEnd"/>
      <w:r w:rsidRPr="00C14315">
        <w:rPr>
          <w:sz w:val="24"/>
          <w:szCs w:val="24"/>
        </w:rPr>
        <w:t> services plays a particular role in working towards a particular aspect of</w:t>
      </w:r>
      <w:r>
        <w:rPr>
          <w:sz w:val="24"/>
          <w:szCs w:val="24"/>
        </w:rPr>
        <w:t>`</w:t>
      </w:r>
      <w:r w:rsidRPr="00C14315">
        <w:rPr>
          <w:sz w:val="24"/>
          <w:szCs w:val="24"/>
        </w:rPr>
        <w:t>LuxeLocksHub</w:t>
      </w:r>
      <w:r>
        <w:rPr>
          <w:sz w:val="24"/>
          <w:szCs w:val="24"/>
        </w:rPr>
        <w:t>`</w:t>
      </w:r>
      <w:r w:rsidRPr="00C14315">
        <w:rPr>
          <w:sz w:val="24"/>
          <w:szCs w:val="24"/>
        </w:rPr>
        <w:t>, therefore guaranteeing seamless</w:t>
      </w:r>
      <w:r>
        <w:rPr>
          <w:sz w:val="24"/>
          <w:szCs w:val="24"/>
        </w:rPr>
        <w:t xml:space="preserve"> </w:t>
      </w:r>
      <w:r w:rsidRPr="00C14315">
        <w:rPr>
          <w:sz w:val="24"/>
          <w:szCs w:val="24"/>
        </w:rPr>
        <w:t>working and smooth exchange of information throughout the system.</w:t>
      </w:r>
    </w:p>
    <w:p w14:paraId="2D5014C3" w14:textId="77777777" w:rsidR="00C14315" w:rsidRPr="00316585" w:rsidRDefault="00C14315" w:rsidP="00316585">
      <w:pPr>
        <w:pStyle w:val="ListParagraph"/>
        <w:rPr>
          <w:sz w:val="24"/>
          <w:szCs w:val="24"/>
        </w:rPr>
      </w:pPr>
    </w:p>
    <w:p w14:paraId="7F5930F0" w14:textId="6E39F54E" w:rsidR="00E11E3C" w:rsidRPr="00316585" w:rsidRDefault="00826EBB" w:rsidP="00316585">
      <w:pPr>
        <w:pStyle w:val="ListParagraph"/>
        <w:numPr>
          <w:ilvl w:val="0"/>
          <w:numId w:val="6"/>
        </w:numPr>
        <w:rPr>
          <w:sz w:val="24"/>
          <w:szCs w:val="24"/>
        </w:rPr>
      </w:pPr>
      <w:r w:rsidRPr="00316585">
        <w:rPr>
          <w:sz w:val="24"/>
          <w:szCs w:val="24"/>
        </w:rPr>
        <w:t xml:space="preserve">Combining technological excellence with a mission to celebrate Sri Lanka's unique hair care heritage, AWS services, the backbone of </w:t>
      </w:r>
      <w:proofErr w:type="spellStart"/>
      <w:r w:rsidRPr="00316585">
        <w:rPr>
          <w:sz w:val="24"/>
          <w:szCs w:val="24"/>
        </w:rPr>
        <w:t>LuxeLocksHub</w:t>
      </w:r>
      <w:proofErr w:type="spellEnd"/>
      <w:r w:rsidRPr="00316585">
        <w:rPr>
          <w:sz w:val="24"/>
          <w:szCs w:val="24"/>
        </w:rPr>
        <w:t>, stand as a testament to the power of innovation in connecting users with culturally rich and high-quality products.</w:t>
      </w:r>
    </w:p>
    <w:p w14:paraId="22CEACCB" w14:textId="77777777" w:rsidR="00DB622A" w:rsidRDefault="00DB622A" w:rsidP="00DB622A"/>
    <w:p w14:paraId="39D3B425" w14:textId="170F81D8" w:rsidR="00AC1723" w:rsidRDefault="00AC1723" w:rsidP="00AC1723">
      <w:pPr>
        <w:pStyle w:val="Subtitle"/>
      </w:pPr>
      <w:r w:rsidRPr="003E1F94">
        <w:t xml:space="preserve">AWS </w:t>
      </w:r>
      <w:r w:rsidR="004A3A0A" w:rsidRPr="003E1F94">
        <w:t>Services</w:t>
      </w:r>
    </w:p>
    <w:p w14:paraId="3AFF4F0E" w14:textId="77777777" w:rsidR="00C73A97" w:rsidRDefault="003E1F94" w:rsidP="00C73A97">
      <w:pPr>
        <w:pStyle w:val="ListParagraph"/>
        <w:numPr>
          <w:ilvl w:val="0"/>
          <w:numId w:val="6"/>
        </w:numPr>
        <w:rPr>
          <w:sz w:val="24"/>
          <w:szCs w:val="24"/>
        </w:rPr>
      </w:pPr>
      <w:r w:rsidRPr="0039061C">
        <w:rPr>
          <w:sz w:val="24"/>
          <w:szCs w:val="24"/>
        </w:rPr>
        <w:t xml:space="preserve">For its static front-end hosting, </w:t>
      </w:r>
      <w:proofErr w:type="spellStart"/>
      <w:r w:rsidRPr="0039061C">
        <w:rPr>
          <w:sz w:val="24"/>
          <w:szCs w:val="24"/>
        </w:rPr>
        <w:t>LuxeLocksHub</w:t>
      </w:r>
      <w:proofErr w:type="spellEnd"/>
      <w:r w:rsidRPr="0039061C">
        <w:rPr>
          <w:sz w:val="24"/>
          <w:szCs w:val="24"/>
        </w:rPr>
        <w:t xml:space="preserve"> uses Amazon S3. This highly reliable service stores the website’s static assets – HTML, CSS, and JavaScript files. The S3 bucket, appropriately named `</w:t>
      </w:r>
      <w:proofErr w:type="spellStart"/>
      <w:r w:rsidRPr="0039061C">
        <w:rPr>
          <w:sz w:val="24"/>
          <w:szCs w:val="24"/>
        </w:rPr>
        <w:t>luxelockshub</w:t>
      </w:r>
      <w:proofErr w:type="spellEnd"/>
      <w:r w:rsidRPr="0039061C">
        <w:rPr>
          <w:sz w:val="24"/>
          <w:szCs w:val="24"/>
        </w:rPr>
        <w:t>` and organized with a dedicated `CW-CLOUDCOMPUTING` folder, ensures fast and seamless access for users, improving the responsiveness of the platform.</w:t>
      </w:r>
    </w:p>
    <w:p w14:paraId="69019EE1" w14:textId="77777777" w:rsidR="00C73A97" w:rsidRDefault="00C73A97" w:rsidP="00C73A97">
      <w:pPr>
        <w:pStyle w:val="ListParagraph"/>
        <w:rPr>
          <w:sz w:val="24"/>
          <w:szCs w:val="24"/>
        </w:rPr>
      </w:pPr>
    </w:p>
    <w:p w14:paraId="6F102E6E" w14:textId="77777777" w:rsidR="00C73A97" w:rsidRDefault="00C73A97" w:rsidP="00C73A97">
      <w:pPr>
        <w:pStyle w:val="ListParagraph"/>
        <w:numPr>
          <w:ilvl w:val="0"/>
          <w:numId w:val="6"/>
        </w:numPr>
        <w:rPr>
          <w:sz w:val="24"/>
          <w:szCs w:val="24"/>
        </w:rPr>
      </w:pPr>
      <w:r w:rsidRPr="00C73A97">
        <w:rPr>
          <w:sz w:val="24"/>
          <w:szCs w:val="24"/>
        </w:rPr>
        <w:t>At the back end, Amazon EC2 serves a critical purpose. The `</w:t>
      </w:r>
      <w:proofErr w:type="spellStart"/>
      <w:r w:rsidRPr="00C73A97">
        <w:rPr>
          <w:sz w:val="24"/>
          <w:szCs w:val="24"/>
        </w:rPr>
        <w:t>luxelockshub</w:t>
      </w:r>
      <w:proofErr w:type="spellEnd"/>
      <w:r w:rsidRPr="00C73A97">
        <w:rPr>
          <w:sz w:val="24"/>
          <w:szCs w:val="24"/>
        </w:rPr>
        <w:t>` EC2 instance mimics the functionality of the back-end application. It is the central processing unit of the platform, handling server-side functionality while communicating flawlessly with the database. This guarantees efficient handling of all user activity and data retrieval or storage appropriately.</w:t>
      </w:r>
    </w:p>
    <w:p w14:paraId="5AD21C6F" w14:textId="77777777" w:rsidR="00C73A97" w:rsidRPr="00C73A97" w:rsidRDefault="00C73A97" w:rsidP="00C73A97">
      <w:pPr>
        <w:pStyle w:val="ListParagraph"/>
        <w:rPr>
          <w:sz w:val="24"/>
          <w:szCs w:val="24"/>
        </w:rPr>
      </w:pPr>
    </w:p>
    <w:p w14:paraId="4F3B0CF1" w14:textId="77777777" w:rsidR="00C14315" w:rsidRDefault="00C73A97" w:rsidP="00C14315">
      <w:pPr>
        <w:pStyle w:val="ListParagraph"/>
        <w:numPr>
          <w:ilvl w:val="0"/>
          <w:numId w:val="6"/>
        </w:numPr>
        <w:rPr>
          <w:sz w:val="24"/>
          <w:szCs w:val="24"/>
        </w:rPr>
      </w:pPr>
      <w:r w:rsidRPr="00C73A97">
        <w:rPr>
          <w:sz w:val="24"/>
          <w:szCs w:val="24"/>
        </w:rPr>
        <w:t xml:space="preserve">The database operations are at the center of Amazon RDS. </w:t>
      </w:r>
      <w:proofErr w:type="spellStart"/>
      <w:r w:rsidRPr="00C73A97">
        <w:rPr>
          <w:sz w:val="24"/>
          <w:szCs w:val="24"/>
        </w:rPr>
        <w:t>LuxeLocksHub's</w:t>
      </w:r>
      <w:proofErr w:type="spellEnd"/>
      <w:r w:rsidRPr="00C73A97">
        <w:rPr>
          <w:sz w:val="24"/>
          <w:szCs w:val="24"/>
        </w:rPr>
        <w:t xml:space="preserve"> RDS instance, `</w:t>
      </w:r>
      <w:proofErr w:type="spellStart"/>
      <w:r w:rsidRPr="00C73A97">
        <w:rPr>
          <w:sz w:val="24"/>
          <w:szCs w:val="24"/>
        </w:rPr>
        <w:t>haicare-db</w:t>
      </w:r>
      <w:proofErr w:type="spellEnd"/>
      <w:r w:rsidRPr="00C73A97">
        <w:rPr>
          <w:sz w:val="24"/>
          <w:szCs w:val="24"/>
        </w:rPr>
        <w:t xml:space="preserve">`, is a MySQL database that is specifically tailored to hold </w:t>
      </w:r>
      <w:r w:rsidRPr="00C73A97">
        <w:rPr>
          <w:sz w:val="24"/>
          <w:szCs w:val="24"/>
        </w:rPr>
        <w:lastRenderedPageBreak/>
        <w:t>critical hair care product information. Through its scalable and robust architecture, RDS ensures data consistency and safe management, providing users with up-to-date and accurate information about products.</w:t>
      </w:r>
    </w:p>
    <w:p w14:paraId="276C5018" w14:textId="77777777" w:rsidR="00C14315" w:rsidRPr="00C14315" w:rsidRDefault="00C14315" w:rsidP="00C14315">
      <w:pPr>
        <w:pStyle w:val="ListParagraph"/>
        <w:rPr>
          <w:sz w:val="24"/>
          <w:szCs w:val="24"/>
        </w:rPr>
      </w:pPr>
    </w:p>
    <w:p w14:paraId="5E120192" w14:textId="58D46A67" w:rsidR="00C14315" w:rsidRDefault="00C14315" w:rsidP="00C14315">
      <w:pPr>
        <w:pStyle w:val="ListParagraph"/>
        <w:numPr>
          <w:ilvl w:val="0"/>
          <w:numId w:val="6"/>
        </w:numPr>
        <w:rPr>
          <w:sz w:val="24"/>
          <w:szCs w:val="24"/>
        </w:rPr>
      </w:pPr>
      <w:r w:rsidRPr="00C14315">
        <w:rPr>
          <w:sz w:val="24"/>
          <w:szCs w:val="24"/>
        </w:rPr>
        <w:t xml:space="preserve">For an extra layer of efficiency, </w:t>
      </w:r>
      <w:proofErr w:type="spellStart"/>
      <w:r w:rsidRPr="00C14315">
        <w:rPr>
          <w:sz w:val="24"/>
          <w:szCs w:val="24"/>
        </w:rPr>
        <w:t>LuxeLocksHub</w:t>
      </w:r>
      <w:proofErr w:type="spellEnd"/>
      <w:r w:rsidRPr="00C14315">
        <w:rPr>
          <w:sz w:val="24"/>
          <w:szCs w:val="24"/>
        </w:rPr>
        <w:t> makes use of AWS Lambda, a serverless computer service that renders data fetching activities efficient. The Lambda function, `</w:t>
      </w:r>
      <w:proofErr w:type="spellStart"/>
      <w:r w:rsidRPr="00C14315">
        <w:rPr>
          <w:sz w:val="24"/>
          <w:szCs w:val="24"/>
        </w:rPr>
        <w:t>fetchLuxeLocksData</w:t>
      </w:r>
      <w:proofErr w:type="spellEnd"/>
      <w:r w:rsidRPr="00C14315">
        <w:rPr>
          <w:sz w:val="24"/>
          <w:szCs w:val="24"/>
        </w:rPr>
        <w:t>`, retrieves data from the RDS database on demand. This cost-effective and flexible strategy allows the platform to handle requests efficiently without the need for a conventional server.</w:t>
      </w:r>
    </w:p>
    <w:p w14:paraId="73D31F85" w14:textId="77777777" w:rsidR="00C14315" w:rsidRPr="00C14315" w:rsidRDefault="00C14315" w:rsidP="00C14315">
      <w:pPr>
        <w:pStyle w:val="ListParagraph"/>
        <w:rPr>
          <w:sz w:val="24"/>
          <w:szCs w:val="24"/>
        </w:rPr>
      </w:pPr>
    </w:p>
    <w:p w14:paraId="232F304F" w14:textId="172A2DA6" w:rsidR="00C14315" w:rsidRDefault="00C14315" w:rsidP="00C14315">
      <w:pPr>
        <w:pStyle w:val="ListParagraph"/>
        <w:numPr>
          <w:ilvl w:val="0"/>
          <w:numId w:val="6"/>
        </w:numPr>
        <w:rPr>
          <w:sz w:val="24"/>
          <w:szCs w:val="24"/>
        </w:rPr>
      </w:pPr>
      <w:r w:rsidRPr="00C14315">
        <w:rPr>
          <w:sz w:val="24"/>
          <w:szCs w:val="24"/>
        </w:rPr>
        <w:t>To enable communication between front-end and back-end actions, Amazon API Gateway serves as a bridge. The Amazon API Gateway configuration, `</w:t>
      </w:r>
      <w:proofErr w:type="spellStart"/>
      <w:r w:rsidRPr="00C14315">
        <w:rPr>
          <w:sz w:val="24"/>
          <w:szCs w:val="24"/>
        </w:rPr>
        <w:t>luxelockshub</w:t>
      </w:r>
      <w:proofErr w:type="spellEnd"/>
      <w:r w:rsidRPr="00C14315">
        <w:rPr>
          <w:sz w:val="24"/>
          <w:szCs w:val="24"/>
        </w:rPr>
        <w:t>`, securely makes a Lambda function available as an API endpoint. Using the setup, the front end can place requests and transfer data in an efficient manner and provide security and scalability.</w:t>
      </w:r>
    </w:p>
    <w:p w14:paraId="30164A20" w14:textId="77777777" w:rsidR="00C14315" w:rsidRPr="00C14315" w:rsidRDefault="00C14315" w:rsidP="00C14315">
      <w:pPr>
        <w:pStyle w:val="ListParagraph"/>
        <w:rPr>
          <w:sz w:val="24"/>
          <w:szCs w:val="24"/>
        </w:rPr>
      </w:pPr>
    </w:p>
    <w:p w14:paraId="71F3C696" w14:textId="77777777" w:rsidR="00C14315" w:rsidRPr="00C14315" w:rsidRDefault="00C14315" w:rsidP="00C14315">
      <w:pPr>
        <w:pStyle w:val="ListParagraph"/>
        <w:ind w:left="630"/>
        <w:rPr>
          <w:sz w:val="24"/>
          <w:szCs w:val="24"/>
        </w:rPr>
      </w:pPr>
    </w:p>
    <w:p w14:paraId="1B326470" w14:textId="13453651" w:rsidR="00C73A97" w:rsidRPr="00C73A97" w:rsidRDefault="00C73A97" w:rsidP="00C73A97">
      <w:pPr>
        <w:pStyle w:val="ListParagraph"/>
        <w:numPr>
          <w:ilvl w:val="0"/>
          <w:numId w:val="6"/>
        </w:numPr>
        <w:rPr>
          <w:sz w:val="24"/>
          <w:szCs w:val="24"/>
        </w:rPr>
      </w:pPr>
      <w:r w:rsidRPr="00C73A97">
        <w:rPr>
          <w:sz w:val="24"/>
          <w:szCs w:val="24"/>
        </w:rPr>
        <w:t xml:space="preserve">Security and access control are at the center of </w:t>
      </w:r>
      <w:proofErr w:type="spellStart"/>
      <w:r w:rsidRPr="00C73A97">
        <w:rPr>
          <w:sz w:val="24"/>
          <w:szCs w:val="24"/>
        </w:rPr>
        <w:t>LuxeLocksHub</w:t>
      </w:r>
      <w:proofErr w:type="spellEnd"/>
      <w:r w:rsidRPr="00C73A97">
        <w:rPr>
          <w:sz w:val="24"/>
          <w:szCs w:val="24"/>
        </w:rPr>
        <w:t>, and hence AWS IAM is a critical component of the system. An IAM user, which is signed up with the email `sandanimu001@gmail.com`, is used to manage permissions and allow secure interaction with AWS services. This access allows only authorized access to the platform's services while ensuring sensitive data is protected.</w:t>
      </w:r>
    </w:p>
    <w:p w14:paraId="7743CBD0" w14:textId="77777777" w:rsidR="00C73A97" w:rsidRPr="00C73A97" w:rsidRDefault="00C73A97" w:rsidP="00C73A97">
      <w:pPr>
        <w:rPr>
          <w:sz w:val="24"/>
          <w:szCs w:val="24"/>
        </w:rPr>
      </w:pPr>
    </w:p>
    <w:p w14:paraId="7EEEF46D" w14:textId="77777777" w:rsidR="00C73A97" w:rsidRPr="00C73A97" w:rsidRDefault="00C73A97" w:rsidP="00C73A97">
      <w:pPr>
        <w:rPr>
          <w:sz w:val="24"/>
          <w:szCs w:val="24"/>
        </w:rPr>
      </w:pPr>
    </w:p>
    <w:p w14:paraId="30240231" w14:textId="77777777" w:rsidR="00C73A97" w:rsidRPr="00C73A97" w:rsidRDefault="00C73A97" w:rsidP="00C73A97">
      <w:pPr>
        <w:rPr>
          <w:sz w:val="24"/>
          <w:szCs w:val="24"/>
        </w:rPr>
      </w:pPr>
    </w:p>
    <w:p w14:paraId="7C79A716" w14:textId="5370840D" w:rsidR="00C87562" w:rsidRDefault="00C14315" w:rsidP="5B56351E">
      <w:pPr>
        <w:rPr>
          <w:sz w:val="24"/>
          <w:szCs w:val="24"/>
        </w:rPr>
      </w:pPr>
      <w:r w:rsidRPr="00C14315">
        <w:rPr>
          <w:sz w:val="24"/>
          <w:szCs w:val="24"/>
        </w:rPr>
        <w:t xml:space="preserve">This consolidated service showcases the tight integration of AWS services, allowing </w:t>
      </w:r>
      <w:proofErr w:type="spellStart"/>
      <w:r w:rsidRPr="00C14315">
        <w:rPr>
          <w:sz w:val="24"/>
          <w:szCs w:val="24"/>
        </w:rPr>
        <w:t>LuxeLocksHub</w:t>
      </w:r>
      <w:proofErr w:type="spellEnd"/>
      <w:r w:rsidRPr="00C14315">
        <w:rPr>
          <w:sz w:val="24"/>
          <w:szCs w:val="24"/>
        </w:rPr>
        <w:t xml:space="preserve"> to present </w:t>
      </w:r>
      <w:proofErr w:type="gramStart"/>
      <w:r w:rsidRPr="00C14315">
        <w:rPr>
          <w:sz w:val="24"/>
          <w:szCs w:val="24"/>
        </w:rPr>
        <w:t>a consistent</w:t>
      </w:r>
      <w:proofErr w:type="gramEnd"/>
      <w:r w:rsidRPr="00C14315">
        <w:rPr>
          <w:sz w:val="24"/>
          <w:szCs w:val="24"/>
        </w:rPr>
        <w:t xml:space="preserve"> and scalable user experience. By combining static hosting, dynamic processing, secure data handling, and powerful backend logic, the platform exemplifies forward-thinking cloud-native design principles. The modular construction of services guarantees that each service runs independently while communicating cooperatively, setting the groundwork for scalability and adaptability as the application continues to grow.</w:t>
      </w:r>
    </w:p>
    <w:p w14:paraId="31823267" w14:textId="77777777" w:rsidR="00C14315" w:rsidRDefault="00C14315" w:rsidP="5B56351E">
      <w:pPr>
        <w:rPr>
          <w:sz w:val="28"/>
          <w:szCs w:val="28"/>
        </w:rPr>
      </w:pPr>
    </w:p>
    <w:p w14:paraId="1D83F9C6" w14:textId="77777777" w:rsidR="001C7A02" w:rsidRDefault="001C7A02" w:rsidP="008A580D">
      <w:pPr>
        <w:rPr>
          <w:sz w:val="28"/>
          <w:szCs w:val="28"/>
        </w:rPr>
      </w:pPr>
    </w:p>
    <w:p w14:paraId="45EE7EDD" w14:textId="77777777" w:rsidR="00C73A97" w:rsidRDefault="00C73A97" w:rsidP="008A580D">
      <w:pPr>
        <w:rPr>
          <w:sz w:val="28"/>
          <w:szCs w:val="28"/>
        </w:rPr>
      </w:pPr>
    </w:p>
    <w:p w14:paraId="0909AC87" w14:textId="77777777" w:rsidR="00C73A97" w:rsidRDefault="00C73A97" w:rsidP="008A580D">
      <w:pPr>
        <w:rPr>
          <w:sz w:val="28"/>
          <w:szCs w:val="28"/>
        </w:rPr>
      </w:pPr>
    </w:p>
    <w:p w14:paraId="50A69AE4" w14:textId="5E487A2D" w:rsidR="00983AB1" w:rsidRDefault="00955833" w:rsidP="008A580D">
      <w:pPr>
        <w:rPr>
          <w:rStyle w:val="Heading2Char"/>
        </w:rPr>
      </w:pPr>
      <w:bookmarkStart w:id="4" w:name="_Toc194932818"/>
      <w:bookmarkStart w:id="5" w:name="_Toc194933076"/>
      <w:r w:rsidRPr="00342B1D">
        <w:rPr>
          <w:rStyle w:val="Heading2Char"/>
        </w:rPr>
        <w:lastRenderedPageBreak/>
        <w:t>A</w:t>
      </w:r>
      <w:r w:rsidR="00983AB1">
        <w:rPr>
          <w:rStyle w:val="Heading2Char"/>
        </w:rPr>
        <w:t>RCHITECTURE</w:t>
      </w:r>
      <w:r w:rsidRPr="00342B1D">
        <w:rPr>
          <w:rStyle w:val="Heading2Char"/>
        </w:rPr>
        <w:t xml:space="preserve"> D</w:t>
      </w:r>
      <w:r w:rsidR="00983AB1">
        <w:rPr>
          <w:rStyle w:val="Heading2Char"/>
        </w:rPr>
        <w:t>ESIGN</w:t>
      </w:r>
      <w:bookmarkEnd w:id="4"/>
      <w:bookmarkEnd w:id="5"/>
    </w:p>
    <w:p w14:paraId="2A2B2694" w14:textId="77777777" w:rsidR="00C73A97" w:rsidRDefault="00C73A97" w:rsidP="00C73A97">
      <w:pPr>
        <w:rPr>
          <w:sz w:val="24"/>
          <w:szCs w:val="24"/>
        </w:rPr>
      </w:pPr>
      <w:r w:rsidRPr="00C73A97">
        <w:rPr>
          <w:sz w:val="24"/>
          <w:szCs w:val="24"/>
        </w:rPr>
        <w:t xml:space="preserve">The architecture of the </w:t>
      </w:r>
      <w:proofErr w:type="spellStart"/>
      <w:r w:rsidRPr="00C73A97">
        <w:rPr>
          <w:sz w:val="24"/>
          <w:szCs w:val="24"/>
        </w:rPr>
        <w:t>LuxeLocksHub</w:t>
      </w:r>
      <w:proofErr w:type="spellEnd"/>
      <w:r w:rsidRPr="00C73A97">
        <w:rPr>
          <w:sz w:val="24"/>
          <w:szCs w:val="24"/>
        </w:rPr>
        <w:t xml:space="preserve"> web application is a strong, modular, and scalable one that efficiently uses multiple AWS services to deliver an efficient high-performance platform. Not only does this setup ensure smooth operation, but it also creates a solid foundation for future development and alteration.</w:t>
      </w:r>
    </w:p>
    <w:p w14:paraId="07D18857" w14:textId="77777777" w:rsidR="007721E3" w:rsidRDefault="007721E3" w:rsidP="00C73A97">
      <w:pPr>
        <w:rPr>
          <w:sz w:val="24"/>
          <w:szCs w:val="24"/>
        </w:rPr>
      </w:pPr>
    </w:p>
    <w:p w14:paraId="147C1C27" w14:textId="7488125D" w:rsidR="00C73A97" w:rsidRDefault="00C73A97" w:rsidP="00C73A97">
      <w:pPr>
        <w:pStyle w:val="ListParagraph"/>
        <w:numPr>
          <w:ilvl w:val="0"/>
          <w:numId w:val="19"/>
        </w:numPr>
        <w:rPr>
          <w:sz w:val="24"/>
          <w:szCs w:val="24"/>
        </w:rPr>
      </w:pPr>
      <w:r w:rsidRPr="00C73A97">
        <w:rPr>
          <w:sz w:val="24"/>
          <w:szCs w:val="24"/>
        </w:rPr>
        <w:t xml:space="preserve">At the center of the architecture is Amazon S3, a service specifically created to host static front-end assets. </w:t>
      </w:r>
      <w:proofErr w:type="spellStart"/>
      <w:r w:rsidRPr="00C73A97">
        <w:rPr>
          <w:sz w:val="24"/>
          <w:szCs w:val="24"/>
        </w:rPr>
        <w:t>LuxeLocksHub</w:t>
      </w:r>
      <w:proofErr w:type="spellEnd"/>
      <w:r w:rsidRPr="00C73A97">
        <w:rPr>
          <w:sz w:val="24"/>
          <w:szCs w:val="24"/>
        </w:rPr>
        <w:t xml:space="preserve"> takes advantage of an S3 bucket called `</w:t>
      </w:r>
      <w:proofErr w:type="spellStart"/>
      <w:r w:rsidRPr="00C73A97">
        <w:rPr>
          <w:sz w:val="24"/>
          <w:szCs w:val="24"/>
        </w:rPr>
        <w:t>luxelockshub</w:t>
      </w:r>
      <w:proofErr w:type="spellEnd"/>
      <w:r w:rsidRPr="00C73A97">
        <w:rPr>
          <w:sz w:val="24"/>
          <w:szCs w:val="24"/>
        </w:rPr>
        <w:t>` for storing and sharing essential bits like HTML, CSS, and JavaScript files. With its high availability and durability, S3 provides quick and smooth user experience, making it particularly well-suited for the hosting of static websites.</w:t>
      </w:r>
    </w:p>
    <w:p w14:paraId="422D232C" w14:textId="77777777" w:rsidR="00C73A97" w:rsidRPr="00C73A97" w:rsidRDefault="00C73A97" w:rsidP="00C73A97">
      <w:pPr>
        <w:pStyle w:val="ListParagraph"/>
        <w:rPr>
          <w:sz w:val="24"/>
          <w:szCs w:val="24"/>
        </w:rPr>
      </w:pPr>
    </w:p>
    <w:p w14:paraId="249CB0A7" w14:textId="7960C5EA" w:rsidR="00C73A97" w:rsidRDefault="00C73A97" w:rsidP="00C73A97">
      <w:pPr>
        <w:pStyle w:val="ListParagraph"/>
        <w:numPr>
          <w:ilvl w:val="0"/>
          <w:numId w:val="19"/>
        </w:numPr>
        <w:rPr>
          <w:sz w:val="24"/>
          <w:szCs w:val="24"/>
        </w:rPr>
      </w:pPr>
      <w:r w:rsidRPr="00C73A97">
        <w:rPr>
          <w:sz w:val="24"/>
          <w:szCs w:val="24"/>
        </w:rPr>
        <w:t>Amazon EC2 is central to back-end processing. The `</w:t>
      </w:r>
      <w:proofErr w:type="spellStart"/>
      <w:r w:rsidRPr="00C73A97">
        <w:rPr>
          <w:sz w:val="24"/>
          <w:szCs w:val="24"/>
        </w:rPr>
        <w:t>luxelockshub</w:t>
      </w:r>
      <w:proofErr w:type="spellEnd"/>
      <w:r w:rsidRPr="00C73A97">
        <w:rPr>
          <w:sz w:val="24"/>
          <w:szCs w:val="24"/>
        </w:rPr>
        <w:t>` EC2 instance is uniquely qualified to manage server-side processing and process front-end-originating requests with ease. Its inherent scalability enables the application's capacity to manage disparate user demands, thereby guaranteeing peak performance under even peak traffic conditions. Moreover, EC2 offers a dynamic platform for adapting future improvements, such as adding more sophisticated back-end logic or integrating other APIs.</w:t>
      </w:r>
    </w:p>
    <w:p w14:paraId="43820B4A" w14:textId="77777777" w:rsidR="00C73A97" w:rsidRPr="00C73A97" w:rsidRDefault="00C73A97" w:rsidP="00C73A97">
      <w:pPr>
        <w:pStyle w:val="ListParagraph"/>
        <w:rPr>
          <w:sz w:val="24"/>
          <w:szCs w:val="24"/>
        </w:rPr>
      </w:pPr>
    </w:p>
    <w:p w14:paraId="542FA963" w14:textId="77777777" w:rsidR="00C73A97" w:rsidRPr="00C73A97" w:rsidRDefault="00C73A97" w:rsidP="00C73A97">
      <w:pPr>
        <w:pStyle w:val="ListParagraph"/>
        <w:rPr>
          <w:sz w:val="24"/>
          <w:szCs w:val="24"/>
        </w:rPr>
      </w:pPr>
    </w:p>
    <w:p w14:paraId="5C849162" w14:textId="5B42A127" w:rsidR="00C73A97" w:rsidRDefault="00C73A97" w:rsidP="00C73A97">
      <w:pPr>
        <w:pStyle w:val="ListParagraph"/>
        <w:numPr>
          <w:ilvl w:val="0"/>
          <w:numId w:val="19"/>
        </w:numPr>
        <w:rPr>
          <w:sz w:val="24"/>
          <w:szCs w:val="24"/>
        </w:rPr>
      </w:pPr>
      <w:r w:rsidRPr="00C73A97">
        <w:rPr>
          <w:sz w:val="24"/>
          <w:szCs w:val="24"/>
        </w:rPr>
        <w:t>The database framework is backed by Amazon RDS, a relational database service. The `</w:t>
      </w:r>
      <w:proofErr w:type="spellStart"/>
      <w:r w:rsidRPr="00C73A97">
        <w:rPr>
          <w:sz w:val="24"/>
          <w:szCs w:val="24"/>
        </w:rPr>
        <w:t>haicare-db</w:t>
      </w:r>
      <w:proofErr w:type="spellEnd"/>
      <w:r w:rsidRPr="00C73A97">
        <w:rPr>
          <w:sz w:val="24"/>
          <w:szCs w:val="24"/>
        </w:rPr>
        <w:t xml:space="preserve">` instance runs on MySQL to store and arrange securely information pertaining to hair care products. RDS guarantees data integrity, security, and availability and offers a scalable platform to support an increasing volume of data. This component allows </w:t>
      </w:r>
      <w:proofErr w:type="spellStart"/>
      <w:r w:rsidRPr="00C73A97">
        <w:rPr>
          <w:sz w:val="24"/>
          <w:szCs w:val="24"/>
        </w:rPr>
        <w:t>LuxeLocksHub</w:t>
      </w:r>
      <w:proofErr w:type="spellEnd"/>
      <w:r w:rsidRPr="00C73A97">
        <w:rPr>
          <w:sz w:val="24"/>
          <w:szCs w:val="24"/>
        </w:rPr>
        <w:t xml:space="preserve"> to offer precise and detailed product information to its customers.</w:t>
      </w:r>
    </w:p>
    <w:p w14:paraId="5354CFDF" w14:textId="77777777" w:rsidR="00C73A97" w:rsidRPr="00C73A97" w:rsidRDefault="00C73A97" w:rsidP="00C73A97">
      <w:pPr>
        <w:pStyle w:val="ListParagraph"/>
        <w:rPr>
          <w:sz w:val="24"/>
          <w:szCs w:val="24"/>
        </w:rPr>
      </w:pPr>
    </w:p>
    <w:p w14:paraId="00D19BF6" w14:textId="262D35C1" w:rsidR="00C73A97" w:rsidRDefault="00C73A97" w:rsidP="00C73A97">
      <w:pPr>
        <w:pStyle w:val="ListParagraph"/>
        <w:numPr>
          <w:ilvl w:val="0"/>
          <w:numId w:val="19"/>
        </w:numPr>
        <w:rPr>
          <w:sz w:val="24"/>
          <w:szCs w:val="24"/>
        </w:rPr>
      </w:pPr>
      <w:r w:rsidRPr="00C73A97">
        <w:rPr>
          <w:sz w:val="24"/>
          <w:szCs w:val="24"/>
        </w:rPr>
        <w:t>The integration with AWS Lambda tremendously increases the efficiency and scalability of the architecture. Lambda's serverless feature supports the `</w:t>
      </w:r>
      <w:proofErr w:type="spellStart"/>
      <w:r w:rsidRPr="00C73A97">
        <w:rPr>
          <w:sz w:val="24"/>
          <w:szCs w:val="24"/>
        </w:rPr>
        <w:t>fetchLuxeLocksData</w:t>
      </w:r>
      <w:proofErr w:type="spellEnd"/>
      <w:r w:rsidRPr="00C73A97">
        <w:rPr>
          <w:sz w:val="24"/>
          <w:szCs w:val="24"/>
        </w:rPr>
        <w:t xml:space="preserve">` function to handle requests from the user dynamically, fetch the proper data from RDS, and send responses without having a dedicated server infrastructure setup. This doesn't only </w:t>
      </w:r>
      <w:proofErr w:type="gramStart"/>
      <w:r w:rsidRPr="00C73A97">
        <w:rPr>
          <w:sz w:val="24"/>
          <w:szCs w:val="24"/>
        </w:rPr>
        <w:t>cut</w:t>
      </w:r>
      <w:proofErr w:type="gramEnd"/>
      <w:r w:rsidRPr="00C73A97">
        <w:rPr>
          <w:sz w:val="24"/>
          <w:szCs w:val="24"/>
        </w:rPr>
        <w:t xml:space="preserve"> operational expenses but also makes management easier.</w:t>
      </w:r>
    </w:p>
    <w:p w14:paraId="67BA73E2" w14:textId="77777777" w:rsidR="00C73A97" w:rsidRPr="00C73A97" w:rsidRDefault="00C73A97" w:rsidP="00C73A97">
      <w:pPr>
        <w:pStyle w:val="ListParagraph"/>
        <w:rPr>
          <w:sz w:val="24"/>
          <w:szCs w:val="24"/>
        </w:rPr>
      </w:pPr>
    </w:p>
    <w:p w14:paraId="57801535" w14:textId="77777777" w:rsidR="00C73A97" w:rsidRPr="00C73A97" w:rsidRDefault="00C73A97" w:rsidP="00C73A97">
      <w:pPr>
        <w:pStyle w:val="ListParagraph"/>
        <w:rPr>
          <w:sz w:val="24"/>
          <w:szCs w:val="24"/>
        </w:rPr>
      </w:pPr>
    </w:p>
    <w:p w14:paraId="21649C95" w14:textId="26E7BDB6" w:rsidR="00E7528A" w:rsidRDefault="00E7528A" w:rsidP="00E7528A">
      <w:pPr>
        <w:pStyle w:val="ListParagraph"/>
        <w:numPr>
          <w:ilvl w:val="0"/>
          <w:numId w:val="25"/>
        </w:numPr>
        <w:rPr>
          <w:sz w:val="24"/>
          <w:szCs w:val="24"/>
        </w:rPr>
      </w:pPr>
      <w:r w:rsidRPr="00E7528A">
        <w:rPr>
          <w:sz w:val="24"/>
          <w:szCs w:val="24"/>
        </w:rPr>
        <w:lastRenderedPageBreak/>
        <w:t xml:space="preserve">Amazon API Gateway facilitates the interaction between </w:t>
      </w:r>
      <w:proofErr w:type="gramStart"/>
      <w:r w:rsidRPr="00E7528A">
        <w:rPr>
          <w:sz w:val="24"/>
          <w:szCs w:val="24"/>
        </w:rPr>
        <w:t>back-end</w:t>
      </w:r>
      <w:proofErr w:type="gramEnd"/>
      <w:r w:rsidRPr="00E7528A">
        <w:rPr>
          <w:sz w:val="24"/>
          <w:szCs w:val="24"/>
        </w:rPr>
        <w:t xml:space="preserve"> and front-end services using `</w:t>
      </w:r>
      <w:proofErr w:type="spellStart"/>
      <w:r w:rsidRPr="00E7528A">
        <w:rPr>
          <w:sz w:val="24"/>
          <w:szCs w:val="24"/>
        </w:rPr>
        <w:t>luxelockshub</w:t>
      </w:r>
      <w:proofErr w:type="spellEnd"/>
      <w:r w:rsidRPr="00E7528A">
        <w:rPr>
          <w:sz w:val="24"/>
          <w:szCs w:val="24"/>
        </w:rPr>
        <w:t>`. API Gateway exposes Lambda functions as API endpoints, a secure channel for data and user requests. API Gateway features in authorization management, throttling, and monitoring provide application resiliency and scalability, particularly under high traffic.</w:t>
      </w:r>
    </w:p>
    <w:p w14:paraId="0F53295A" w14:textId="77777777" w:rsidR="00E7528A" w:rsidRPr="00E7528A" w:rsidRDefault="00E7528A" w:rsidP="00E7528A">
      <w:pPr>
        <w:pStyle w:val="ListParagraph"/>
        <w:rPr>
          <w:sz w:val="24"/>
          <w:szCs w:val="24"/>
        </w:rPr>
      </w:pPr>
    </w:p>
    <w:p w14:paraId="4CF3CBD9" w14:textId="2BD7D446" w:rsidR="00444F09" w:rsidRDefault="00E7528A" w:rsidP="00E7528A">
      <w:pPr>
        <w:pStyle w:val="ListParagraph"/>
        <w:numPr>
          <w:ilvl w:val="0"/>
          <w:numId w:val="25"/>
        </w:numPr>
      </w:pPr>
      <w:r w:rsidRPr="00E7528A">
        <w:rPr>
          <w:sz w:val="24"/>
          <w:szCs w:val="24"/>
        </w:rPr>
        <w:t>For providing access and control permissions across architecture, AWS Identity and Access Management (IAM) has a pivotal role. The creation of an IAM user (`sandanimu001@gmail.com`) provides a sandbox environment to facilitate authorized interaction with AWS resources without diluting strict security policies. IAM maintains the sanctity of architecture by restricting unauthorized access and protecting sensitive data.</w:t>
      </w:r>
    </w:p>
    <w:p w14:paraId="1C24DB0A" w14:textId="77777777" w:rsidR="00444F09" w:rsidRDefault="00444F09" w:rsidP="00444F09">
      <w:pPr>
        <w:pStyle w:val="ListParagraph"/>
      </w:pPr>
    </w:p>
    <w:p w14:paraId="06CF9DD6" w14:textId="271C0417" w:rsidR="009358CF" w:rsidRDefault="00074EDF" w:rsidP="00074EDF">
      <w:pPr>
        <w:pStyle w:val="Subtitle"/>
      </w:pPr>
      <w:r>
        <w:t>Architecture</w:t>
      </w:r>
      <w:r w:rsidR="00342B1D">
        <w:t xml:space="preserve"> Diagram</w:t>
      </w:r>
    </w:p>
    <w:p w14:paraId="6AE03E3D" w14:textId="0ACB8DC9" w:rsidR="00C73A97" w:rsidRDefault="0039061C" w:rsidP="00444F09">
      <w:r>
        <w:rPr>
          <w:noProof/>
        </w:rPr>
        <w:drawing>
          <wp:anchor distT="0" distB="0" distL="114300" distR="114300" simplePos="0" relativeHeight="251657216" behindDoc="1" locked="0" layoutInCell="1" allowOverlap="1" wp14:anchorId="2471A8F4" wp14:editId="327D501A">
            <wp:simplePos x="0" y="0"/>
            <wp:positionH relativeFrom="margin">
              <wp:posOffset>220980</wp:posOffset>
            </wp:positionH>
            <wp:positionV relativeFrom="paragraph">
              <wp:posOffset>301625</wp:posOffset>
            </wp:positionV>
            <wp:extent cx="5547360" cy="4453514"/>
            <wp:effectExtent l="0" t="0" r="0" b="3810"/>
            <wp:wrapTight wrapText="bothSides">
              <wp:wrapPolygon edited="0">
                <wp:start x="0" y="0"/>
                <wp:lineTo x="0" y="21519"/>
                <wp:lineTo x="21511" y="21519"/>
                <wp:lineTo x="21511" y="0"/>
                <wp:lineTo x="0" y="0"/>
              </wp:wrapPolygon>
            </wp:wrapTight>
            <wp:docPr id="133918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89114"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7360" cy="4453514"/>
                    </a:xfrm>
                    <a:prstGeom prst="rect">
                      <a:avLst/>
                    </a:prstGeom>
                    <a:noFill/>
                  </pic:spPr>
                </pic:pic>
              </a:graphicData>
            </a:graphic>
            <wp14:sizeRelH relativeFrom="margin">
              <wp14:pctWidth>0</wp14:pctWidth>
            </wp14:sizeRelH>
            <wp14:sizeRelV relativeFrom="margin">
              <wp14:pctHeight>0</wp14:pctHeight>
            </wp14:sizeRelV>
          </wp:anchor>
        </w:drawing>
      </w:r>
      <w:bookmarkStart w:id="6" w:name="_Toc194932819"/>
      <w:bookmarkStart w:id="7" w:name="_Toc194933077"/>
    </w:p>
    <w:p w14:paraId="49F8DE00" w14:textId="1FBB2DFE" w:rsidR="008B353F" w:rsidRDefault="008B353F" w:rsidP="00983AB1">
      <w:pPr>
        <w:pStyle w:val="Heading2"/>
      </w:pPr>
      <w:r>
        <w:lastRenderedPageBreak/>
        <w:t>I</w:t>
      </w:r>
      <w:r w:rsidR="00983AB1">
        <w:t>MPLEMENTATION</w:t>
      </w:r>
      <w:r>
        <w:t xml:space="preserve"> </w:t>
      </w:r>
      <w:r w:rsidR="00993EC9">
        <w:t>D</w:t>
      </w:r>
      <w:r w:rsidR="00983AB1">
        <w:t>ETAILS</w:t>
      </w:r>
      <w:bookmarkEnd w:id="6"/>
      <w:bookmarkEnd w:id="7"/>
    </w:p>
    <w:p w14:paraId="4B513625" w14:textId="1311CD2E" w:rsidR="008B353F" w:rsidRDefault="0003406B" w:rsidP="008B353F">
      <w:pPr>
        <w:rPr>
          <w:sz w:val="24"/>
          <w:szCs w:val="24"/>
        </w:rPr>
      </w:pPr>
      <w:r w:rsidRPr="0003406B">
        <w:rPr>
          <w:sz w:val="24"/>
          <w:szCs w:val="24"/>
        </w:rPr>
        <w:t xml:space="preserve">The </w:t>
      </w:r>
      <w:proofErr w:type="spellStart"/>
      <w:r w:rsidRPr="0003406B">
        <w:rPr>
          <w:sz w:val="24"/>
          <w:szCs w:val="24"/>
        </w:rPr>
        <w:t>LuxeLocksHub</w:t>
      </w:r>
      <w:proofErr w:type="spellEnd"/>
      <w:r w:rsidRPr="0003406B">
        <w:rPr>
          <w:sz w:val="24"/>
          <w:szCs w:val="24"/>
        </w:rPr>
        <w:t xml:space="preserve"> web application is an efficient, modular, and scalable application, beautifully integrating AWS services to create an optimum user experience.</w:t>
      </w:r>
      <w:r w:rsidR="008B353F" w:rsidRPr="5B56351E">
        <w:rPr>
          <w:sz w:val="24"/>
          <w:szCs w:val="24"/>
        </w:rPr>
        <w:t xml:space="preserve"> The development and deployment process adhered to a structured workflow, ensuring that each component was implemented with precision and aligned with the architecture goals.</w:t>
      </w:r>
      <w:r w:rsidRPr="0003406B">
        <w:rPr>
          <w:sz w:val="24"/>
          <w:szCs w:val="24"/>
        </w:rPr>
        <w:t xml:space="preserve"> (https://www.luxelockshub.lk) </w:t>
      </w:r>
    </w:p>
    <w:p w14:paraId="01A5ECB7" w14:textId="77777777" w:rsidR="00993EC9" w:rsidRDefault="00993EC9" w:rsidP="008B353F">
      <w:pPr>
        <w:rPr>
          <w:sz w:val="24"/>
          <w:szCs w:val="24"/>
        </w:rPr>
      </w:pPr>
    </w:p>
    <w:p w14:paraId="05970AA1" w14:textId="0F8D8B9C" w:rsidR="008B353F" w:rsidRDefault="008B353F" w:rsidP="00993EC9">
      <w:pPr>
        <w:pStyle w:val="ListParagraph"/>
        <w:numPr>
          <w:ilvl w:val="0"/>
          <w:numId w:val="9"/>
        </w:numPr>
        <w:rPr>
          <w:sz w:val="24"/>
          <w:szCs w:val="24"/>
        </w:rPr>
      </w:pPr>
      <w:r w:rsidRPr="5B56351E">
        <w:rPr>
          <w:sz w:val="24"/>
          <w:szCs w:val="24"/>
        </w:rPr>
        <w:t>Frontend Development</w:t>
      </w:r>
    </w:p>
    <w:p w14:paraId="0E7F6628" w14:textId="018E43E4" w:rsidR="008B353F" w:rsidRDefault="00F747FA" w:rsidP="008B353F">
      <w:pPr>
        <w:rPr>
          <w:sz w:val="24"/>
          <w:szCs w:val="24"/>
        </w:rPr>
      </w:pPr>
      <w:r w:rsidRPr="00F747FA">
        <w:rPr>
          <w:sz w:val="24"/>
          <w:szCs w:val="24"/>
        </w:rPr>
        <w:t xml:space="preserve">The frontend of </w:t>
      </w:r>
      <w:proofErr w:type="spellStart"/>
      <w:r w:rsidRPr="00F747FA">
        <w:rPr>
          <w:sz w:val="24"/>
          <w:szCs w:val="24"/>
        </w:rPr>
        <w:t>LuxeLocksHub</w:t>
      </w:r>
      <w:proofErr w:type="spellEnd"/>
      <w:r w:rsidRPr="00F747FA">
        <w:rPr>
          <w:sz w:val="24"/>
          <w:szCs w:val="24"/>
        </w:rPr>
        <w:t xml:space="preserve"> was meticulously built using an `index.html` file, which lists a variety of hair care products from Sri Lanka. This static site was hosted on Amazon S3, taking advantage of its remarkable scalability and high availability.</w:t>
      </w:r>
      <w:r w:rsidRPr="5B56351E">
        <w:rPr>
          <w:sz w:val="24"/>
          <w:szCs w:val="24"/>
        </w:rPr>
        <w:t xml:space="preserve"> The</w:t>
      </w:r>
      <w:r w:rsidR="008B353F" w:rsidRPr="5B56351E">
        <w:rPr>
          <w:sz w:val="24"/>
          <w:szCs w:val="24"/>
        </w:rPr>
        <w:t xml:space="preserve"> S3 bucket, named `</w:t>
      </w:r>
      <w:proofErr w:type="spellStart"/>
      <w:r w:rsidR="008B353F" w:rsidRPr="5B56351E">
        <w:rPr>
          <w:sz w:val="24"/>
          <w:szCs w:val="24"/>
        </w:rPr>
        <w:t>luxelockshub</w:t>
      </w:r>
      <w:proofErr w:type="spellEnd"/>
      <w:r w:rsidR="008B353F" w:rsidRPr="5B56351E">
        <w:rPr>
          <w:sz w:val="24"/>
          <w:szCs w:val="24"/>
        </w:rPr>
        <w:t xml:space="preserve">`, was configured with a `CW-CLOUDCOMPUTING` folder to effectively organize the content. Public-read access is enabled to ensure that users can access the frontend without interruption, contributing to the user-friendly nature of the application. As a contingency for tight timelines, </w:t>
      </w:r>
      <w:r w:rsidR="5B56351E" w:rsidRPr="5B56351E">
        <w:rPr>
          <w:sz w:val="24"/>
          <w:szCs w:val="24"/>
        </w:rPr>
        <w:t>AWS</w:t>
      </w:r>
      <w:r w:rsidR="008B353F" w:rsidRPr="5B56351E">
        <w:rPr>
          <w:sz w:val="24"/>
          <w:szCs w:val="24"/>
        </w:rPr>
        <w:t xml:space="preserve"> was used as an alternative hosting solution, highlighting the adaptability of the development process.</w:t>
      </w:r>
    </w:p>
    <w:p w14:paraId="487ED1B1" w14:textId="77777777" w:rsidR="008B353F" w:rsidRDefault="008B353F" w:rsidP="008B353F">
      <w:pPr>
        <w:rPr>
          <w:sz w:val="24"/>
          <w:szCs w:val="24"/>
        </w:rPr>
      </w:pPr>
    </w:p>
    <w:p w14:paraId="498266A4" w14:textId="3A6D1783" w:rsidR="008B353F" w:rsidRDefault="008B353F" w:rsidP="008B353F">
      <w:pPr>
        <w:pStyle w:val="ListParagraph"/>
        <w:numPr>
          <w:ilvl w:val="0"/>
          <w:numId w:val="9"/>
        </w:numPr>
        <w:rPr>
          <w:sz w:val="24"/>
          <w:szCs w:val="24"/>
        </w:rPr>
      </w:pPr>
      <w:r w:rsidRPr="5B56351E">
        <w:rPr>
          <w:sz w:val="24"/>
          <w:szCs w:val="24"/>
        </w:rPr>
        <w:t>EC2 Setup</w:t>
      </w:r>
    </w:p>
    <w:p w14:paraId="2AA87B7E" w14:textId="3B51219C" w:rsidR="008B353F" w:rsidRDefault="008B353F" w:rsidP="008B353F">
      <w:pPr>
        <w:rPr>
          <w:sz w:val="24"/>
          <w:szCs w:val="24"/>
        </w:rPr>
      </w:pPr>
      <w:r w:rsidRPr="5B56351E">
        <w:rPr>
          <w:sz w:val="24"/>
          <w:szCs w:val="24"/>
        </w:rPr>
        <w:t>To handle the backend processing, a t</w:t>
      </w:r>
      <w:proofErr w:type="gramStart"/>
      <w:r w:rsidRPr="5B56351E">
        <w:rPr>
          <w:sz w:val="24"/>
          <w:szCs w:val="24"/>
        </w:rPr>
        <w:t>2.micro</w:t>
      </w:r>
      <w:proofErr w:type="gramEnd"/>
      <w:r w:rsidR="00A951D1" w:rsidRPr="5B56351E">
        <w:rPr>
          <w:sz w:val="24"/>
          <w:szCs w:val="24"/>
        </w:rPr>
        <w:t>,</w:t>
      </w:r>
      <w:r w:rsidRPr="5B56351E">
        <w:rPr>
          <w:sz w:val="24"/>
          <w:szCs w:val="24"/>
        </w:rPr>
        <w:t>Amazon EC2 instance labeled `</w:t>
      </w:r>
      <w:proofErr w:type="spellStart"/>
      <w:r w:rsidRPr="5B56351E">
        <w:rPr>
          <w:sz w:val="24"/>
          <w:szCs w:val="24"/>
        </w:rPr>
        <w:t>luxelockshub</w:t>
      </w:r>
      <w:proofErr w:type="spellEnd"/>
      <w:r w:rsidRPr="5B56351E">
        <w:rPr>
          <w:sz w:val="24"/>
          <w:szCs w:val="24"/>
        </w:rPr>
        <w:t xml:space="preserve">` was launched. This instance played a vital role in simulating the backend logic and serving as a bridge between the </w:t>
      </w:r>
      <w:proofErr w:type="gramStart"/>
      <w:r w:rsidR="00983AB1" w:rsidRPr="5B56351E">
        <w:rPr>
          <w:sz w:val="24"/>
          <w:szCs w:val="24"/>
        </w:rPr>
        <w:t>fronte</w:t>
      </w:r>
      <w:r w:rsidRPr="5B56351E">
        <w:rPr>
          <w:sz w:val="24"/>
          <w:szCs w:val="24"/>
        </w:rPr>
        <w:t>nd</w:t>
      </w:r>
      <w:proofErr w:type="gramEnd"/>
      <w:r w:rsidRPr="5B56351E">
        <w:rPr>
          <w:sz w:val="24"/>
          <w:szCs w:val="24"/>
        </w:rPr>
        <w:t xml:space="preserve"> the database. The security teams were meticulously configured to provide SSH access for remote management and HTTP access for web traffic, ensuring a robust connection while maintaining security.</w:t>
      </w:r>
    </w:p>
    <w:p w14:paraId="1C96696B" w14:textId="77777777" w:rsidR="008B353F" w:rsidRDefault="008B353F" w:rsidP="008B353F">
      <w:pPr>
        <w:rPr>
          <w:sz w:val="24"/>
          <w:szCs w:val="24"/>
        </w:rPr>
      </w:pPr>
    </w:p>
    <w:p w14:paraId="5156DCC7" w14:textId="2B019724" w:rsidR="008B353F" w:rsidRDefault="008B353F" w:rsidP="00983AB1">
      <w:pPr>
        <w:pStyle w:val="ListParagraph"/>
        <w:numPr>
          <w:ilvl w:val="0"/>
          <w:numId w:val="9"/>
        </w:numPr>
        <w:rPr>
          <w:sz w:val="24"/>
          <w:szCs w:val="24"/>
        </w:rPr>
      </w:pPr>
      <w:r w:rsidRPr="5B56351E">
        <w:rPr>
          <w:sz w:val="24"/>
          <w:szCs w:val="24"/>
        </w:rPr>
        <w:t>RDS Configuration</w:t>
      </w:r>
    </w:p>
    <w:p w14:paraId="0C608CE5" w14:textId="6E0C98BC" w:rsidR="008B353F" w:rsidRDefault="008B353F" w:rsidP="008B353F">
      <w:pPr>
        <w:rPr>
          <w:sz w:val="24"/>
          <w:szCs w:val="24"/>
        </w:rPr>
      </w:pPr>
      <w:r w:rsidRPr="5B56351E">
        <w:rPr>
          <w:sz w:val="24"/>
          <w:szCs w:val="24"/>
        </w:rPr>
        <w:t>Data storage and management were handled using Amazon RDS. A MySQL instance named `</w:t>
      </w:r>
      <w:proofErr w:type="spellStart"/>
      <w:r w:rsidRPr="5B56351E">
        <w:rPr>
          <w:sz w:val="24"/>
          <w:szCs w:val="24"/>
        </w:rPr>
        <w:t>haicare-db</w:t>
      </w:r>
      <w:proofErr w:type="spellEnd"/>
      <w:r w:rsidRPr="5B56351E">
        <w:rPr>
          <w:sz w:val="24"/>
          <w:szCs w:val="24"/>
        </w:rPr>
        <w:t>` was created to host a relational database that stores hair care product information. The RDS instance was configured for public access, allowing it to interface seamlessly with the EC2 instance. Tables were created in the database to efficiently organize and store product data, ensuring quick retrieval and accurate display of information for users.</w:t>
      </w:r>
    </w:p>
    <w:p w14:paraId="6F09F56B" w14:textId="77777777" w:rsidR="008B353F" w:rsidRDefault="008B353F" w:rsidP="008B353F">
      <w:pPr>
        <w:rPr>
          <w:sz w:val="24"/>
          <w:szCs w:val="24"/>
        </w:rPr>
      </w:pPr>
    </w:p>
    <w:p w14:paraId="75E2DADC" w14:textId="77777777" w:rsidR="00E55D31" w:rsidRDefault="008B353F" w:rsidP="5B56351E">
      <w:pPr>
        <w:pStyle w:val="ListParagraph"/>
        <w:numPr>
          <w:ilvl w:val="0"/>
          <w:numId w:val="9"/>
        </w:numPr>
        <w:rPr>
          <w:sz w:val="24"/>
          <w:szCs w:val="24"/>
        </w:rPr>
      </w:pPr>
      <w:r w:rsidRPr="5B56351E">
        <w:rPr>
          <w:sz w:val="24"/>
          <w:szCs w:val="24"/>
        </w:rPr>
        <w:t>Lambda Development</w:t>
      </w:r>
    </w:p>
    <w:p w14:paraId="05A55646" w14:textId="35ED58B6" w:rsidR="00983AB1" w:rsidRDefault="008B353F" w:rsidP="008B353F">
      <w:pPr>
        <w:rPr>
          <w:sz w:val="24"/>
          <w:szCs w:val="24"/>
        </w:rPr>
      </w:pPr>
      <w:r w:rsidRPr="00E55D31">
        <w:rPr>
          <w:sz w:val="24"/>
          <w:szCs w:val="24"/>
        </w:rPr>
        <w:lastRenderedPageBreak/>
        <w:t>AWS Lambda was used to simplify and improve back-end operations. A serverless function, `</w:t>
      </w:r>
      <w:proofErr w:type="spellStart"/>
      <w:r w:rsidRPr="00E55D31">
        <w:rPr>
          <w:sz w:val="24"/>
          <w:szCs w:val="24"/>
        </w:rPr>
        <w:t>fetchLuxeLocksData</w:t>
      </w:r>
      <w:proofErr w:type="spellEnd"/>
      <w:r w:rsidRPr="00E55D31">
        <w:rPr>
          <w:sz w:val="24"/>
          <w:szCs w:val="24"/>
        </w:rPr>
        <w:t>`, was created to dynamically query the RDS database. Environment variables were configured within the function to securely store database connection details, reducing the risk of unauthorized access. This lightweight and</w:t>
      </w:r>
      <w:r w:rsidR="002B0B39">
        <w:rPr>
          <w:sz w:val="24"/>
          <w:szCs w:val="24"/>
        </w:rPr>
        <w:t xml:space="preserve"> </w:t>
      </w:r>
      <w:r w:rsidRPr="5B56351E">
        <w:rPr>
          <w:sz w:val="24"/>
          <w:szCs w:val="24"/>
        </w:rPr>
        <w:t>resource-efficient approach enabled the application to process user requests in real-time without relying on traditional server infrastructure.</w:t>
      </w:r>
    </w:p>
    <w:p w14:paraId="42FA81BB" w14:textId="4C0526BD" w:rsidR="5B56351E" w:rsidRDefault="5B56351E" w:rsidP="5B56351E">
      <w:pPr>
        <w:rPr>
          <w:sz w:val="24"/>
          <w:szCs w:val="24"/>
        </w:rPr>
      </w:pPr>
    </w:p>
    <w:p w14:paraId="4DFBDA47" w14:textId="3EFBF0B7" w:rsidR="008B353F" w:rsidRDefault="008B353F" w:rsidP="00983AB1">
      <w:pPr>
        <w:pStyle w:val="ListParagraph"/>
        <w:numPr>
          <w:ilvl w:val="0"/>
          <w:numId w:val="9"/>
        </w:numPr>
        <w:rPr>
          <w:sz w:val="24"/>
          <w:szCs w:val="24"/>
        </w:rPr>
      </w:pPr>
      <w:r w:rsidRPr="5B56351E">
        <w:rPr>
          <w:sz w:val="24"/>
          <w:szCs w:val="24"/>
        </w:rPr>
        <w:t>API Gateway Integration</w:t>
      </w:r>
    </w:p>
    <w:p w14:paraId="3E92BB0B" w14:textId="7CABC194" w:rsidR="008B353F" w:rsidRDefault="008B353F" w:rsidP="008B353F">
      <w:pPr>
        <w:rPr>
          <w:sz w:val="24"/>
          <w:szCs w:val="24"/>
        </w:rPr>
      </w:pPr>
      <w:r w:rsidRPr="5B56351E">
        <w:rPr>
          <w:sz w:val="24"/>
          <w:szCs w:val="24"/>
        </w:rPr>
        <w:t>To bridge the communication between the front end and the back end, Amazon API Gateway Integration</w:t>
      </w:r>
      <w:r w:rsidR="00A951D1" w:rsidRPr="5B56351E">
        <w:rPr>
          <w:sz w:val="24"/>
          <w:szCs w:val="24"/>
        </w:rPr>
        <w:t xml:space="preserve"> </w:t>
      </w:r>
      <w:r w:rsidRPr="5B56351E">
        <w:rPr>
          <w:sz w:val="24"/>
          <w:szCs w:val="24"/>
        </w:rPr>
        <w:t>was configured as a REST endpoint labeled `</w:t>
      </w:r>
      <w:proofErr w:type="spellStart"/>
      <w:r w:rsidRPr="5B56351E">
        <w:rPr>
          <w:sz w:val="24"/>
          <w:szCs w:val="24"/>
        </w:rPr>
        <w:t>luxelockshub</w:t>
      </w:r>
      <w:proofErr w:type="spellEnd"/>
      <w:r w:rsidRPr="5B56351E">
        <w:rPr>
          <w:sz w:val="24"/>
          <w:szCs w:val="24"/>
        </w:rPr>
        <w:t>`. This service securely exposed the Lambda function, allowing front-end components to interact with the database through simple API calls. The API Gateway managed essential tasks such as request validation, response transformation, and rate limiting, ensuring that the application could efficiently handle varying traffic loads.</w:t>
      </w:r>
    </w:p>
    <w:p w14:paraId="1E1E6A31" w14:textId="77777777" w:rsidR="008B353F" w:rsidRDefault="008B353F" w:rsidP="008B353F">
      <w:pPr>
        <w:rPr>
          <w:sz w:val="24"/>
          <w:szCs w:val="24"/>
        </w:rPr>
      </w:pPr>
    </w:p>
    <w:p w14:paraId="0FDCA16F" w14:textId="50B3292A" w:rsidR="008B353F" w:rsidRDefault="008B353F" w:rsidP="00983AB1">
      <w:pPr>
        <w:pStyle w:val="ListParagraph"/>
        <w:numPr>
          <w:ilvl w:val="0"/>
          <w:numId w:val="9"/>
        </w:numPr>
        <w:rPr>
          <w:sz w:val="24"/>
          <w:szCs w:val="24"/>
        </w:rPr>
      </w:pPr>
      <w:r w:rsidRPr="5B56351E">
        <w:rPr>
          <w:sz w:val="24"/>
          <w:szCs w:val="24"/>
        </w:rPr>
        <w:t>IAM Configuration</w:t>
      </w:r>
    </w:p>
    <w:p w14:paraId="5ADB9917" w14:textId="77777777" w:rsidR="00F747FA" w:rsidRDefault="00F747FA" w:rsidP="00F747FA">
      <w:pPr>
        <w:rPr>
          <w:sz w:val="24"/>
          <w:szCs w:val="24"/>
        </w:rPr>
      </w:pPr>
      <w:r w:rsidRPr="00F747FA">
        <w:rPr>
          <w:sz w:val="24"/>
          <w:szCs w:val="24"/>
        </w:rPr>
        <w:t>Access control and security were given high priority while implementing. For the protection of permission management, an AWS IAM user with `sandanimu001@gmail.com` was created. Based on the principle of least privilege, IAM policies were implemented to grant the minimum permissions. This robust access control feature protected the application's resources from unauthorized access and potential security threats.</w:t>
      </w:r>
    </w:p>
    <w:p w14:paraId="308BB7F5" w14:textId="77777777" w:rsidR="007721E3" w:rsidRDefault="007721E3" w:rsidP="00F747FA">
      <w:pPr>
        <w:rPr>
          <w:sz w:val="24"/>
          <w:szCs w:val="24"/>
        </w:rPr>
      </w:pPr>
    </w:p>
    <w:p w14:paraId="1796CA32" w14:textId="06847C51" w:rsidR="007721E3" w:rsidRDefault="00F747FA" w:rsidP="007721E3">
      <w:pPr>
        <w:pStyle w:val="ListParagraph"/>
        <w:numPr>
          <w:ilvl w:val="0"/>
          <w:numId w:val="21"/>
        </w:numPr>
        <w:rPr>
          <w:sz w:val="24"/>
          <w:szCs w:val="24"/>
        </w:rPr>
      </w:pPr>
      <w:r w:rsidRPr="007721E3">
        <w:rPr>
          <w:sz w:val="24"/>
          <w:szCs w:val="24"/>
        </w:rPr>
        <w:t xml:space="preserve">The </w:t>
      </w:r>
      <w:proofErr w:type="spellStart"/>
      <w:r w:rsidRPr="007721E3">
        <w:rPr>
          <w:sz w:val="24"/>
          <w:szCs w:val="24"/>
        </w:rPr>
        <w:t>LuxeLocksHub</w:t>
      </w:r>
      <w:proofErr w:type="spellEnd"/>
      <w:r w:rsidRPr="007721E3">
        <w:rPr>
          <w:sz w:val="24"/>
          <w:szCs w:val="24"/>
        </w:rPr>
        <w:t xml:space="preserve"> system architecture is a highly ordered collection of AWS services that aims to provide scalability, modularity, and security. It is based on a static S3 front end, dynamic Lambda backend, and relational </w:t>
      </w:r>
      <w:r w:rsidR="007721E3" w:rsidRPr="007721E3">
        <w:rPr>
          <w:sz w:val="24"/>
          <w:szCs w:val="24"/>
        </w:rPr>
        <w:t>database managed</w:t>
      </w:r>
      <w:r w:rsidRPr="007721E3">
        <w:rPr>
          <w:sz w:val="24"/>
          <w:szCs w:val="24"/>
        </w:rPr>
        <w:t> through RDS. The components are integrated together with the help of API Gateway, while supporting backend </w:t>
      </w:r>
      <w:r w:rsidR="007721E3" w:rsidRPr="007721E3">
        <w:rPr>
          <w:sz w:val="24"/>
          <w:szCs w:val="24"/>
        </w:rPr>
        <w:t>computer</w:t>
      </w:r>
      <w:r w:rsidRPr="007721E3">
        <w:rPr>
          <w:sz w:val="24"/>
          <w:szCs w:val="24"/>
        </w:rPr>
        <w:t> is provided by EC2 and secure access by IAM</w:t>
      </w:r>
      <w:r w:rsidR="007721E3" w:rsidRPr="007721E3">
        <w:rPr>
          <w:sz w:val="24"/>
          <w:szCs w:val="24"/>
        </w:rPr>
        <w:t>.</w:t>
      </w:r>
    </w:p>
    <w:p w14:paraId="1317BA47" w14:textId="77777777" w:rsidR="007721E3" w:rsidRPr="007721E3" w:rsidRDefault="007721E3" w:rsidP="007721E3">
      <w:pPr>
        <w:pStyle w:val="ListParagraph"/>
        <w:rPr>
          <w:sz w:val="24"/>
          <w:szCs w:val="24"/>
        </w:rPr>
      </w:pPr>
    </w:p>
    <w:p w14:paraId="6E48C6B9" w14:textId="44539E4F" w:rsidR="007721E3" w:rsidRPr="007721E3" w:rsidRDefault="008B353F" w:rsidP="5B56351E">
      <w:pPr>
        <w:pStyle w:val="ListParagraph"/>
        <w:numPr>
          <w:ilvl w:val="0"/>
          <w:numId w:val="21"/>
        </w:numPr>
        <w:rPr>
          <w:sz w:val="24"/>
          <w:szCs w:val="24"/>
        </w:rPr>
      </w:pPr>
      <w:r w:rsidRPr="007721E3">
        <w:rPr>
          <w:sz w:val="24"/>
          <w:szCs w:val="24"/>
        </w:rPr>
        <w:t xml:space="preserve">The frontend, hosted on Amazon S3, forms the face of </w:t>
      </w:r>
      <w:proofErr w:type="spellStart"/>
      <w:r w:rsidRPr="007721E3">
        <w:rPr>
          <w:sz w:val="24"/>
          <w:szCs w:val="24"/>
        </w:rPr>
        <w:t>LuxeLocksHub</w:t>
      </w:r>
      <w:proofErr w:type="spellEnd"/>
      <w:r w:rsidRPr="007721E3">
        <w:rPr>
          <w:sz w:val="24"/>
          <w:szCs w:val="24"/>
        </w:rPr>
        <w:t xml:space="preserve">, providing users with an intuitive interface to explore Sri Lankan hair care products. This is complemented by the backend logic, replicated via an EC2 instance, which serves as a flexible foundation for future expansions such as advanced analytics or machine learning integrations. </w:t>
      </w:r>
      <w:bookmarkStart w:id="8" w:name="_Toc194932820"/>
      <w:bookmarkStart w:id="9" w:name="_Toc194933078"/>
    </w:p>
    <w:p w14:paraId="60A6A758" w14:textId="6E5FDA5B" w:rsidR="7AA126FB" w:rsidRDefault="5B56351E" w:rsidP="5B56351E">
      <w:pPr>
        <w:pStyle w:val="Heading2"/>
      </w:pPr>
      <w:r>
        <w:lastRenderedPageBreak/>
        <w:t>COST ANALYSIS AND IMPLEMENTATION</w:t>
      </w:r>
      <w:bookmarkEnd w:id="8"/>
      <w:bookmarkEnd w:id="9"/>
    </w:p>
    <w:p w14:paraId="69BB0763" w14:textId="77777777" w:rsidR="007721E3" w:rsidRPr="007721E3" w:rsidRDefault="007721E3" w:rsidP="007721E3"/>
    <w:p w14:paraId="360A803B" w14:textId="7F458F86" w:rsidR="007721E3" w:rsidRDefault="007721E3" w:rsidP="007721E3">
      <w:pPr>
        <w:pStyle w:val="ListParagraph"/>
        <w:numPr>
          <w:ilvl w:val="0"/>
          <w:numId w:val="22"/>
        </w:numPr>
        <w:rPr>
          <w:sz w:val="24"/>
          <w:szCs w:val="24"/>
        </w:rPr>
      </w:pPr>
      <w:r w:rsidRPr="007721E3">
        <w:rPr>
          <w:sz w:val="24"/>
          <w:szCs w:val="24"/>
        </w:rPr>
        <w:t>While we were deploying and developing our web application on AWS, we were maintaining a record of the services we have used and their costs. RDS was the main service that had a cost to us. The other services EC2 (virtual servers), S3 (file storage), lambda, and API Gateway did not have any cost to us. We monitored the costs by using the AWS Billing Dashboard and Cost Explorer, which provided us with an overview of which service in AWS had a higher cost for us.</w:t>
      </w:r>
    </w:p>
    <w:p w14:paraId="74F0CD7D" w14:textId="77777777" w:rsidR="007721E3" w:rsidRPr="007721E3" w:rsidRDefault="007721E3" w:rsidP="007721E3">
      <w:pPr>
        <w:pStyle w:val="ListParagraph"/>
        <w:rPr>
          <w:sz w:val="24"/>
          <w:szCs w:val="24"/>
        </w:rPr>
      </w:pPr>
    </w:p>
    <w:p w14:paraId="59D4763B" w14:textId="77777777" w:rsidR="00444F09" w:rsidRDefault="007721E3" w:rsidP="00C574D6">
      <w:pPr>
        <w:pStyle w:val="ListParagraph"/>
        <w:numPr>
          <w:ilvl w:val="0"/>
          <w:numId w:val="22"/>
        </w:numPr>
        <w:rPr>
          <w:sz w:val="24"/>
          <w:szCs w:val="24"/>
        </w:rPr>
      </w:pPr>
      <w:r w:rsidRPr="007721E3">
        <w:rPr>
          <w:sz w:val="24"/>
          <w:szCs w:val="24"/>
        </w:rPr>
        <w:t>While developing and deploying our web application on AWS, we discovered that we were not only involved in the technical but also squarely at the helm of the financial. From the experience, we discovered how crucial cost awareness is, particularly because RDS was driving our cost significantly.</w:t>
      </w:r>
    </w:p>
    <w:p w14:paraId="46C8A454" w14:textId="77777777" w:rsidR="00444F09" w:rsidRPr="00444F09" w:rsidRDefault="00444F09" w:rsidP="00444F09">
      <w:pPr>
        <w:pStyle w:val="ListParagraph"/>
        <w:rPr>
          <w:sz w:val="24"/>
          <w:szCs w:val="24"/>
        </w:rPr>
      </w:pPr>
    </w:p>
    <w:p w14:paraId="166ECD47" w14:textId="58D40BC5" w:rsidR="007721E3" w:rsidRPr="00444F09" w:rsidRDefault="00444F09" w:rsidP="00C574D6">
      <w:pPr>
        <w:pStyle w:val="ListParagraph"/>
        <w:numPr>
          <w:ilvl w:val="0"/>
          <w:numId w:val="22"/>
        </w:numPr>
        <w:rPr>
          <w:sz w:val="24"/>
          <w:szCs w:val="24"/>
        </w:rPr>
      </w:pPr>
      <w:r w:rsidRPr="00444F09">
        <w:rPr>
          <w:sz w:val="24"/>
          <w:szCs w:val="24"/>
        </w:rPr>
        <w:t>Something like EC2, S3, Lambda, and API Gateway were not very costly, which provided us with some leeway. By regularly monitoring the AWS Billing Dashboard and Cost Explorer, we could better visualize what our usage and spending were. It was not merely number-crunching—it was a real move in the direction of creating a more scalable and efficient app, where each choice mattered.</w:t>
      </w:r>
    </w:p>
    <w:p w14:paraId="675F34C9" w14:textId="77777777" w:rsidR="00444F09" w:rsidRPr="00444F09" w:rsidRDefault="00444F09" w:rsidP="00444F09"/>
    <w:p w14:paraId="37ABBCCA" w14:textId="47B56EF7" w:rsidR="11C3B401" w:rsidRDefault="5B56351E" w:rsidP="00C574D6">
      <w:pPr>
        <w:pStyle w:val="Subtitle"/>
      </w:pPr>
      <w:r>
        <w:t>Cost optimization strategies</w:t>
      </w:r>
    </w:p>
    <w:p w14:paraId="49DEB5B1" w14:textId="77777777" w:rsidR="007721E3" w:rsidRPr="007721E3" w:rsidRDefault="007721E3" w:rsidP="007721E3"/>
    <w:p w14:paraId="502CE1A1" w14:textId="034F3C35" w:rsidR="5B56351E" w:rsidRDefault="5B56351E" w:rsidP="5B56351E">
      <w:pPr>
        <w:pStyle w:val="ListParagraph"/>
        <w:numPr>
          <w:ilvl w:val="0"/>
          <w:numId w:val="15"/>
        </w:numPr>
        <w:rPr>
          <w:sz w:val="24"/>
          <w:szCs w:val="24"/>
        </w:rPr>
      </w:pPr>
      <w:r w:rsidRPr="5B56351E">
        <w:rPr>
          <w:sz w:val="24"/>
          <w:szCs w:val="24"/>
        </w:rPr>
        <w:t>Using AWS Auto scaling so that the server runs only when needed.</w:t>
      </w:r>
    </w:p>
    <w:p w14:paraId="44932991" w14:textId="7B15588D" w:rsidR="5B56351E" w:rsidRDefault="5B56351E" w:rsidP="5B56351E">
      <w:pPr>
        <w:pStyle w:val="ListParagraph"/>
        <w:rPr>
          <w:sz w:val="24"/>
          <w:szCs w:val="24"/>
        </w:rPr>
      </w:pPr>
    </w:p>
    <w:p w14:paraId="442D9287" w14:textId="4E00EBFB" w:rsidR="5B56351E" w:rsidRDefault="5B56351E" w:rsidP="5B56351E">
      <w:pPr>
        <w:pStyle w:val="ListParagraph"/>
        <w:numPr>
          <w:ilvl w:val="0"/>
          <w:numId w:val="15"/>
        </w:numPr>
        <w:rPr>
          <w:sz w:val="24"/>
          <w:szCs w:val="24"/>
        </w:rPr>
      </w:pPr>
      <w:r w:rsidRPr="5B56351E">
        <w:rPr>
          <w:sz w:val="24"/>
          <w:szCs w:val="24"/>
        </w:rPr>
        <w:t>Switching to reserved instances and saving plans which offer lower price.</w:t>
      </w:r>
    </w:p>
    <w:p w14:paraId="6B315A86" w14:textId="4358397A" w:rsidR="5B56351E" w:rsidRDefault="5B56351E" w:rsidP="5B56351E">
      <w:pPr>
        <w:pStyle w:val="ListParagraph"/>
        <w:rPr>
          <w:sz w:val="24"/>
          <w:szCs w:val="24"/>
        </w:rPr>
      </w:pPr>
    </w:p>
    <w:p w14:paraId="23539733" w14:textId="07551C3F" w:rsidR="5B56351E" w:rsidRDefault="5B56351E" w:rsidP="5B56351E">
      <w:pPr>
        <w:pStyle w:val="ListParagraph"/>
        <w:numPr>
          <w:ilvl w:val="0"/>
          <w:numId w:val="15"/>
        </w:numPr>
        <w:rPr>
          <w:sz w:val="24"/>
          <w:szCs w:val="24"/>
        </w:rPr>
      </w:pPr>
      <w:r w:rsidRPr="5B56351E">
        <w:rPr>
          <w:sz w:val="24"/>
          <w:szCs w:val="24"/>
        </w:rPr>
        <w:t>Turning off unnecessary resources that we are not using during non-working hours and using automation tools like AWS Lambda and Even Bridge.</w:t>
      </w:r>
    </w:p>
    <w:p w14:paraId="2DDEE9FD" w14:textId="4A778A81" w:rsidR="5B56351E" w:rsidRDefault="5B56351E" w:rsidP="5B56351E">
      <w:pPr>
        <w:pStyle w:val="ListParagraph"/>
        <w:rPr>
          <w:sz w:val="24"/>
          <w:szCs w:val="24"/>
        </w:rPr>
      </w:pPr>
    </w:p>
    <w:p w14:paraId="029F9F77" w14:textId="261F673F" w:rsidR="5B56351E" w:rsidRDefault="5B56351E" w:rsidP="5B56351E">
      <w:pPr>
        <w:pStyle w:val="ListParagraph"/>
        <w:numPr>
          <w:ilvl w:val="0"/>
          <w:numId w:val="15"/>
        </w:numPr>
        <w:rPr>
          <w:sz w:val="24"/>
          <w:szCs w:val="24"/>
        </w:rPr>
      </w:pPr>
      <w:r w:rsidRPr="5B56351E">
        <w:rPr>
          <w:sz w:val="24"/>
          <w:szCs w:val="24"/>
        </w:rPr>
        <w:t>Making sure to use AWS free Tier whenever possible so we will not be charged.</w:t>
      </w:r>
    </w:p>
    <w:p w14:paraId="4BA95322" w14:textId="70080D42" w:rsidR="5B56351E" w:rsidRDefault="5B56351E" w:rsidP="6CA2A9BA">
      <w:pPr>
        <w:pStyle w:val="ListParagraph"/>
        <w:ind w:left="0"/>
        <w:rPr>
          <w:sz w:val="24"/>
          <w:szCs w:val="24"/>
        </w:rPr>
      </w:pPr>
    </w:p>
    <w:p w14:paraId="5DF23806" w14:textId="2303171B" w:rsidR="5B56351E" w:rsidRPr="00C574D6" w:rsidRDefault="5B56351E" w:rsidP="5B56351E">
      <w:pPr>
        <w:pStyle w:val="ListParagraph"/>
        <w:numPr>
          <w:ilvl w:val="0"/>
          <w:numId w:val="15"/>
        </w:numPr>
        <w:rPr>
          <w:sz w:val="24"/>
          <w:szCs w:val="24"/>
        </w:rPr>
      </w:pPr>
      <w:r w:rsidRPr="5B56351E">
        <w:rPr>
          <w:sz w:val="24"/>
          <w:szCs w:val="24"/>
        </w:rPr>
        <w:t xml:space="preserve">Deleting unused </w:t>
      </w:r>
      <w:r w:rsidR="007721E3" w:rsidRPr="5B56351E">
        <w:rPr>
          <w:sz w:val="24"/>
          <w:szCs w:val="24"/>
        </w:rPr>
        <w:t>folders and</w:t>
      </w:r>
      <w:r w:rsidRPr="5B56351E">
        <w:rPr>
          <w:sz w:val="24"/>
          <w:szCs w:val="24"/>
        </w:rPr>
        <w:t xml:space="preserve"> files to avoid extra charges from AWS</w:t>
      </w:r>
    </w:p>
    <w:p w14:paraId="5C79374F" w14:textId="77777777" w:rsidR="00A068F6" w:rsidRDefault="00A068F6" w:rsidP="00A068F6"/>
    <w:p w14:paraId="64CFBC75" w14:textId="77777777" w:rsidR="00A068F6" w:rsidRPr="00A068F6" w:rsidRDefault="00A068F6" w:rsidP="00A068F6"/>
    <w:p w14:paraId="34D5069F" w14:textId="6462A526" w:rsidR="11C3B401" w:rsidRDefault="5B56351E" w:rsidP="5B56351E">
      <w:pPr>
        <w:pStyle w:val="Heading2"/>
      </w:pPr>
      <w:bookmarkStart w:id="10" w:name="_Toc194932821"/>
      <w:bookmarkStart w:id="11" w:name="_Toc194933079"/>
      <w:r>
        <w:lastRenderedPageBreak/>
        <w:t>CHALLENGES AND SOLUTIONS</w:t>
      </w:r>
      <w:bookmarkEnd w:id="10"/>
      <w:bookmarkEnd w:id="11"/>
    </w:p>
    <w:p w14:paraId="6FFC86AA" w14:textId="00387F12" w:rsidR="009358CF" w:rsidRDefault="009358CF" w:rsidP="5B56351E">
      <w:pPr>
        <w:rPr>
          <w:rFonts w:asciiTheme="majorHAnsi" w:eastAsiaTheme="majorEastAsia" w:hAnsiTheme="majorHAnsi" w:cstheme="majorBidi"/>
          <w:sz w:val="32"/>
          <w:szCs w:val="32"/>
        </w:rPr>
      </w:pPr>
    </w:p>
    <w:p w14:paraId="3E6AD2C5" w14:textId="7E793FE6" w:rsidR="009358CF" w:rsidRDefault="5B56351E" w:rsidP="5B56351E">
      <w:pPr>
        <w:pStyle w:val="ListParagraph"/>
        <w:numPr>
          <w:ilvl w:val="0"/>
          <w:numId w:val="11"/>
        </w:numPr>
        <w:jc w:val="both"/>
        <w:rPr>
          <w:rFonts w:eastAsiaTheme="minorEastAsia"/>
          <w:sz w:val="24"/>
          <w:szCs w:val="24"/>
        </w:rPr>
      </w:pPr>
      <w:r w:rsidRPr="5B56351E">
        <w:rPr>
          <w:rFonts w:eastAsiaTheme="minorEastAsia"/>
          <w:sz w:val="24"/>
          <w:szCs w:val="24"/>
        </w:rPr>
        <w:t xml:space="preserve">Challenge: Configuring various AWS services (RDS, Lambda, EC2, API gateway) and making sure that they work seamlessly because we </w:t>
      </w:r>
      <w:r w:rsidR="007721E3" w:rsidRPr="5B56351E">
        <w:rPr>
          <w:rFonts w:eastAsiaTheme="minorEastAsia"/>
          <w:sz w:val="24"/>
          <w:szCs w:val="24"/>
        </w:rPr>
        <w:t>are unfamiliar</w:t>
      </w:r>
      <w:r w:rsidRPr="5B56351E">
        <w:rPr>
          <w:rFonts w:eastAsiaTheme="minorEastAsia"/>
          <w:sz w:val="24"/>
          <w:szCs w:val="24"/>
        </w:rPr>
        <w:t xml:space="preserve"> with AWS.</w:t>
      </w:r>
    </w:p>
    <w:p w14:paraId="73A85738" w14:textId="22A341FD" w:rsidR="009358CF" w:rsidRDefault="009358CF" w:rsidP="5B56351E">
      <w:pPr>
        <w:pStyle w:val="ListParagraph"/>
        <w:jc w:val="both"/>
        <w:rPr>
          <w:rFonts w:eastAsiaTheme="minorEastAsia"/>
          <w:sz w:val="24"/>
          <w:szCs w:val="24"/>
        </w:rPr>
      </w:pPr>
    </w:p>
    <w:p w14:paraId="1EF05C77" w14:textId="5052B4E0" w:rsidR="009358CF" w:rsidRDefault="5B56351E" w:rsidP="5B56351E">
      <w:pPr>
        <w:pStyle w:val="ListParagraph"/>
        <w:jc w:val="both"/>
        <w:rPr>
          <w:rFonts w:eastAsiaTheme="minorEastAsia"/>
          <w:sz w:val="24"/>
          <w:szCs w:val="24"/>
        </w:rPr>
      </w:pPr>
      <w:r w:rsidRPr="5B56351E">
        <w:rPr>
          <w:rFonts w:eastAsiaTheme="minorEastAsia"/>
          <w:sz w:val="24"/>
          <w:szCs w:val="24"/>
        </w:rPr>
        <w:t>Solution: Configuring each step-by-step and ensuring integration at each step. Additionally, Detailed documentation of AWS helped us in understanding configuration requirements.</w:t>
      </w:r>
    </w:p>
    <w:p w14:paraId="49F8085C" w14:textId="5E510512" w:rsidR="009358CF" w:rsidRDefault="009358CF" w:rsidP="5B56351E">
      <w:pPr>
        <w:pStyle w:val="ListParagraph"/>
        <w:jc w:val="both"/>
        <w:rPr>
          <w:rFonts w:eastAsiaTheme="minorEastAsia"/>
          <w:sz w:val="24"/>
          <w:szCs w:val="24"/>
        </w:rPr>
      </w:pPr>
    </w:p>
    <w:p w14:paraId="4CA4C366" w14:textId="5839C663" w:rsidR="009358CF" w:rsidRDefault="5B56351E" w:rsidP="5B56351E">
      <w:pPr>
        <w:pStyle w:val="ListParagraph"/>
        <w:numPr>
          <w:ilvl w:val="0"/>
          <w:numId w:val="11"/>
        </w:numPr>
        <w:jc w:val="both"/>
        <w:rPr>
          <w:rFonts w:eastAsiaTheme="minorEastAsia"/>
          <w:sz w:val="24"/>
          <w:szCs w:val="24"/>
        </w:rPr>
      </w:pPr>
      <w:r w:rsidRPr="5B56351E">
        <w:rPr>
          <w:rFonts w:eastAsiaTheme="minorEastAsia"/>
          <w:sz w:val="24"/>
          <w:szCs w:val="24"/>
        </w:rPr>
        <w:t>Challenge: AWS service RDS occurred high charge due to extended usage.</w:t>
      </w:r>
    </w:p>
    <w:p w14:paraId="5D52A90C" w14:textId="35106AD3" w:rsidR="009358CF" w:rsidRDefault="009358CF" w:rsidP="5B56351E">
      <w:pPr>
        <w:pStyle w:val="ListParagraph"/>
        <w:jc w:val="both"/>
        <w:rPr>
          <w:rFonts w:eastAsiaTheme="minorEastAsia"/>
          <w:sz w:val="24"/>
          <w:szCs w:val="24"/>
        </w:rPr>
      </w:pPr>
    </w:p>
    <w:p w14:paraId="3CC355D1" w14:textId="3F191AEB" w:rsidR="009358CF" w:rsidRDefault="5B56351E" w:rsidP="5B56351E">
      <w:pPr>
        <w:pStyle w:val="ListParagraph"/>
        <w:jc w:val="both"/>
        <w:rPr>
          <w:rFonts w:eastAsiaTheme="minorEastAsia"/>
          <w:sz w:val="24"/>
          <w:szCs w:val="24"/>
        </w:rPr>
      </w:pPr>
      <w:r w:rsidRPr="5B56351E">
        <w:rPr>
          <w:rFonts w:eastAsiaTheme="minorEastAsia"/>
          <w:sz w:val="24"/>
          <w:szCs w:val="24"/>
        </w:rPr>
        <w:t xml:space="preserve"> Solution: We used AWS free tier for services to reduce costs.</w:t>
      </w:r>
    </w:p>
    <w:p w14:paraId="15DC9940" w14:textId="55839385" w:rsidR="009358CF" w:rsidRDefault="009358CF" w:rsidP="5B56351E">
      <w:pPr>
        <w:jc w:val="both"/>
        <w:rPr>
          <w:rFonts w:eastAsiaTheme="minorEastAsia"/>
          <w:sz w:val="24"/>
          <w:szCs w:val="24"/>
        </w:rPr>
      </w:pPr>
    </w:p>
    <w:p w14:paraId="06C6E9E0" w14:textId="7425E576" w:rsidR="009358CF" w:rsidRDefault="5B56351E" w:rsidP="5B56351E">
      <w:pPr>
        <w:pStyle w:val="ListParagraph"/>
        <w:numPr>
          <w:ilvl w:val="0"/>
          <w:numId w:val="11"/>
        </w:numPr>
        <w:jc w:val="both"/>
        <w:rPr>
          <w:sz w:val="24"/>
          <w:szCs w:val="24"/>
        </w:rPr>
      </w:pPr>
      <w:r w:rsidRPr="5B56351E">
        <w:rPr>
          <w:rFonts w:eastAsiaTheme="minorEastAsia"/>
          <w:sz w:val="24"/>
          <w:szCs w:val="24"/>
        </w:rPr>
        <w:t xml:space="preserve"> Challenge: The backend (EC2, lambda, RDS) was not fully connected to </w:t>
      </w:r>
      <w:r w:rsidR="007721E3" w:rsidRPr="5B56351E">
        <w:rPr>
          <w:rFonts w:eastAsiaTheme="minorEastAsia"/>
          <w:sz w:val="24"/>
          <w:szCs w:val="24"/>
        </w:rPr>
        <w:t xml:space="preserve">the </w:t>
      </w:r>
      <w:proofErr w:type="gramStart"/>
      <w:r w:rsidR="007721E3" w:rsidRPr="5B56351E">
        <w:rPr>
          <w:rFonts w:eastAsiaTheme="minorEastAsia"/>
          <w:sz w:val="24"/>
          <w:szCs w:val="24"/>
        </w:rPr>
        <w:t>frontend</w:t>
      </w:r>
      <w:proofErr w:type="gramEnd"/>
      <w:r w:rsidRPr="5B56351E">
        <w:rPr>
          <w:rFonts w:eastAsiaTheme="minorEastAsia"/>
          <w:sz w:val="24"/>
          <w:szCs w:val="24"/>
        </w:rPr>
        <w:t>.</w:t>
      </w:r>
    </w:p>
    <w:p w14:paraId="5D8B9ED2" w14:textId="29C89239" w:rsidR="009358CF" w:rsidRDefault="009358CF" w:rsidP="5B56351E">
      <w:pPr>
        <w:pStyle w:val="ListParagraph"/>
        <w:jc w:val="both"/>
        <w:rPr>
          <w:sz w:val="24"/>
          <w:szCs w:val="24"/>
        </w:rPr>
      </w:pPr>
    </w:p>
    <w:p w14:paraId="54CCA2F3" w14:textId="07F89BC6" w:rsidR="009358CF" w:rsidRDefault="5B56351E" w:rsidP="5B56351E">
      <w:pPr>
        <w:pStyle w:val="ListParagraph"/>
        <w:jc w:val="both"/>
        <w:rPr>
          <w:sz w:val="24"/>
          <w:szCs w:val="24"/>
        </w:rPr>
      </w:pPr>
      <w:r w:rsidRPr="5B56351E">
        <w:rPr>
          <w:rFonts w:eastAsiaTheme="minorEastAsia"/>
          <w:sz w:val="24"/>
          <w:szCs w:val="24"/>
        </w:rPr>
        <w:t xml:space="preserve">Solution: We solved this step-by-step. First by connecting </w:t>
      </w:r>
      <w:r w:rsidR="007721E3" w:rsidRPr="5B56351E">
        <w:rPr>
          <w:rFonts w:eastAsiaTheme="minorEastAsia"/>
          <w:sz w:val="24"/>
          <w:szCs w:val="24"/>
        </w:rPr>
        <w:t>the backend</w:t>
      </w:r>
      <w:r w:rsidRPr="5B56351E">
        <w:rPr>
          <w:rFonts w:eastAsiaTheme="minorEastAsia"/>
          <w:sz w:val="24"/>
          <w:szCs w:val="24"/>
        </w:rPr>
        <w:t xml:space="preserve"> to database and </w:t>
      </w:r>
      <w:r w:rsidR="007721E3" w:rsidRPr="5B56351E">
        <w:rPr>
          <w:rFonts w:eastAsiaTheme="minorEastAsia"/>
          <w:sz w:val="24"/>
          <w:szCs w:val="24"/>
        </w:rPr>
        <w:t>testing</w:t>
      </w:r>
      <w:r w:rsidRPr="5B56351E">
        <w:rPr>
          <w:rFonts w:eastAsiaTheme="minorEastAsia"/>
          <w:sz w:val="24"/>
          <w:szCs w:val="24"/>
        </w:rPr>
        <w:t xml:space="preserve"> queries then we set up API Gateway to expose Lambda functions and finally we ensured the frontend could make request to backend through API Gateway.</w:t>
      </w:r>
    </w:p>
    <w:p w14:paraId="174A7C67" w14:textId="6AFCB997" w:rsidR="009358CF" w:rsidRDefault="009358CF" w:rsidP="5B56351E">
      <w:pPr>
        <w:jc w:val="both"/>
        <w:rPr>
          <w:rFonts w:eastAsiaTheme="minorEastAsia"/>
          <w:sz w:val="24"/>
          <w:szCs w:val="24"/>
        </w:rPr>
      </w:pPr>
    </w:p>
    <w:p w14:paraId="52F44B54" w14:textId="4229AE66" w:rsidR="009358CF" w:rsidRDefault="5B56351E" w:rsidP="5B56351E">
      <w:pPr>
        <w:pStyle w:val="ListParagraph"/>
        <w:numPr>
          <w:ilvl w:val="0"/>
          <w:numId w:val="11"/>
        </w:numPr>
        <w:jc w:val="both"/>
        <w:rPr>
          <w:rFonts w:eastAsiaTheme="minorEastAsia"/>
          <w:sz w:val="24"/>
          <w:szCs w:val="24"/>
        </w:rPr>
      </w:pPr>
      <w:r w:rsidRPr="5B56351E">
        <w:rPr>
          <w:rFonts w:eastAsiaTheme="minorEastAsia"/>
          <w:sz w:val="24"/>
          <w:szCs w:val="24"/>
        </w:rPr>
        <w:t>Challenge: We had issue While connecting RDS to MySQL Database. The problem was caused by an incorrect IP range and using wrong database endpoint and username.</w:t>
      </w:r>
    </w:p>
    <w:p w14:paraId="3D3F548E" w14:textId="0C11C7DC" w:rsidR="009358CF" w:rsidRDefault="009358CF" w:rsidP="5B56351E">
      <w:pPr>
        <w:pStyle w:val="ListParagraph"/>
        <w:jc w:val="both"/>
        <w:rPr>
          <w:rFonts w:eastAsiaTheme="minorEastAsia"/>
          <w:sz w:val="24"/>
          <w:szCs w:val="24"/>
        </w:rPr>
      </w:pPr>
    </w:p>
    <w:p w14:paraId="3D5FD33D" w14:textId="341EFDF8" w:rsidR="009358CF" w:rsidRDefault="007721E3" w:rsidP="5B56351E">
      <w:pPr>
        <w:pStyle w:val="ListParagraph"/>
        <w:jc w:val="both"/>
        <w:rPr>
          <w:rFonts w:eastAsiaTheme="minorEastAsia"/>
          <w:sz w:val="24"/>
          <w:szCs w:val="24"/>
        </w:rPr>
      </w:pPr>
      <w:r w:rsidRPr="5B56351E">
        <w:rPr>
          <w:rFonts w:eastAsiaTheme="minorEastAsia"/>
          <w:sz w:val="24"/>
          <w:szCs w:val="24"/>
        </w:rPr>
        <w:t>Solution:</w:t>
      </w:r>
      <w:r w:rsidR="5B56351E" w:rsidRPr="5B56351E">
        <w:rPr>
          <w:rFonts w:eastAsiaTheme="minorEastAsia"/>
          <w:sz w:val="24"/>
          <w:szCs w:val="24"/>
        </w:rPr>
        <w:t xml:space="preserve"> we fixed the issue by updating the IP range, using correct RDS endpoint and renamed master username.</w:t>
      </w:r>
    </w:p>
    <w:p w14:paraId="63419D1C" w14:textId="708DD1B5" w:rsidR="009358CF" w:rsidRDefault="009358CF" w:rsidP="5B56351E">
      <w:pPr>
        <w:pStyle w:val="ListParagraph"/>
        <w:jc w:val="both"/>
        <w:rPr>
          <w:rFonts w:eastAsiaTheme="minorEastAsia"/>
          <w:sz w:val="24"/>
          <w:szCs w:val="24"/>
        </w:rPr>
      </w:pPr>
    </w:p>
    <w:p w14:paraId="73AD038F" w14:textId="56D72C3B" w:rsidR="009358CF" w:rsidRDefault="5B56351E" w:rsidP="5B56351E">
      <w:pPr>
        <w:pStyle w:val="ListParagraph"/>
        <w:numPr>
          <w:ilvl w:val="0"/>
          <w:numId w:val="11"/>
        </w:numPr>
        <w:jc w:val="both"/>
        <w:rPr>
          <w:rFonts w:eastAsiaTheme="minorEastAsia"/>
          <w:sz w:val="24"/>
          <w:szCs w:val="24"/>
        </w:rPr>
      </w:pPr>
      <w:r w:rsidRPr="5B56351E">
        <w:rPr>
          <w:rFonts w:eastAsiaTheme="minorEastAsia"/>
          <w:sz w:val="24"/>
          <w:szCs w:val="24"/>
        </w:rPr>
        <w:t xml:space="preserve">Challenge: AWS did not allow us to create certain security groups, so this caused issues when we tried to update or </w:t>
      </w:r>
      <w:r w:rsidR="007721E3" w:rsidRPr="5B56351E">
        <w:rPr>
          <w:rFonts w:eastAsiaTheme="minorEastAsia"/>
          <w:sz w:val="24"/>
          <w:szCs w:val="24"/>
        </w:rPr>
        <w:t>clean up</w:t>
      </w:r>
      <w:r w:rsidRPr="5B56351E">
        <w:rPr>
          <w:rFonts w:eastAsiaTheme="minorEastAsia"/>
          <w:sz w:val="24"/>
          <w:szCs w:val="24"/>
        </w:rPr>
        <w:t xml:space="preserve"> our </w:t>
      </w:r>
      <w:r w:rsidR="007721E3" w:rsidRPr="5B56351E">
        <w:rPr>
          <w:rFonts w:eastAsiaTheme="minorEastAsia"/>
          <w:sz w:val="24"/>
          <w:szCs w:val="24"/>
        </w:rPr>
        <w:t>infrastructure</w:t>
      </w:r>
      <w:r w:rsidRPr="5B56351E">
        <w:rPr>
          <w:rFonts w:eastAsiaTheme="minorEastAsia"/>
          <w:sz w:val="24"/>
          <w:szCs w:val="24"/>
        </w:rPr>
        <w:t>.</w:t>
      </w:r>
    </w:p>
    <w:p w14:paraId="29503E12" w14:textId="1FF7B353" w:rsidR="009358CF" w:rsidRDefault="009358CF" w:rsidP="5B56351E">
      <w:pPr>
        <w:pStyle w:val="ListParagraph"/>
        <w:jc w:val="both"/>
        <w:rPr>
          <w:rFonts w:eastAsiaTheme="minorEastAsia"/>
          <w:sz w:val="24"/>
          <w:szCs w:val="24"/>
        </w:rPr>
      </w:pPr>
    </w:p>
    <w:p w14:paraId="60533B8B" w14:textId="2B28B61D" w:rsidR="004376BA" w:rsidRDefault="5B56351E" w:rsidP="00A068F6">
      <w:pPr>
        <w:pStyle w:val="ListParagraph"/>
        <w:jc w:val="both"/>
        <w:rPr>
          <w:rFonts w:eastAsiaTheme="minorEastAsia"/>
          <w:sz w:val="24"/>
          <w:szCs w:val="24"/>
        </w:rPr>
      </w:pPr>
      <w:r w:rsidRPr="5B56351E">
        <w:rPr>
          <w:rFonts w:eastAsiaTheme="minorEastAsia"/>
          <w:sz w:val="24"/>
          <w:szCs w:val="24"/>
        </w:rPr>
        <w:t>Solution</w:t>
      </w:r>
      <w:r w:rsidR="007721E3" w:rsidRPr="5B56351E">
        <w:rPr>
          <w:rFonts w:eastAsiaTheme="minorEastAsia"/>
          <w:sz w:val="24"/>
          <w:szCs w:val="24"/>
        </w:rPr>
        <w:t>: Instead</w:t>
      </w:r>
      <w:r w:rsidRPr="5B56351E">
        <w:rPr>
          <w:rFonts w:eastAsiaTheme="minorEastAsia"/>
          <w:sz w:val="24"/>
          <w:szCs w:val="24"/>
        </w:rPr>
        <w:t xml:space="preserve"> of deleting security groups we created new security groups, and we updated our resources to use the new ones.</w:t>
      </w:r>
    </w:p>
    <w:p w14:paraId="56F966E3" w14:textId="2CC96DB3" w:rsidR="00A068F6" w:rsidRDefault="00A068F6" w:rsidP="00A068F6">
      <w:pPr>
        <w:pStyle w:val="ListParagraph"/>
        <w:jc w:val="both"/>
        <w:rPr>
          <w:rFonts w:eastAsiaTheme="minorEastAsia"/>
          <w:sz w:val="24"/>
          <w:szCs w:val="24"/>
        </w:rPr>
      </w:pPr>
    </w:p>
    <w:p w14:paraId="769F2212" w14:textId="0FE84C9D" w:rsidR="00A068F6" w:rsidRPr="00A068F6" w:rsidRDefault="00A068F6" w:rsidP="00A068F6">
      <w:pPr>
        <w:pStyle w:val="ListParagraph"/>
        <w:jc w:val="both"/>
        <w:rPr>
          <w:rFonts w:eastAsiaTheme="minorEastAsia"/>
          <w:sz w:val="24"/>
          <w:szCs w:val="24"/>
        </w:rPr>
      </w:pPr>
    </w:p>
    <w:p w14:paraId="326C27ED" w14:textId="09CCA3FF" w:rsidR="00D66677" w:rsidRDefault="22B79F77" w:rsidP="37E6832D">
      <w:pPr>
        <w:pStyle w:val="Heading2"/>
        <w:spacing w:before="0" w:after="160"/>
      </w:pPr>
      <w:bookmarkStart w:id="12" w:name="_Toc194932822"/>
      <w:bookmarkStart w:id="13" w:name="_Toc194933080"/>
      <w:r>
        <w:lastRenderedPageBreak/>
        <w:t>CONCLUSION</w:t>
      </w:r>
      <w:ins w:id="14" w:author="Microsoft Word" w:date="2025-04-07T15:35:00Z" w16du:dateUtc="2025-04-07T10:05:00Z">
        <w:r>
          <w:t xml:space="preserve"> </w:t>
        </w:r>
      </w:ins>
      <w:r>
        <w:t>&amp;</w:t>
      </w:r>
      <w:r w:rsidR="69794824">
        <w:t xml:space="preserve"> </w:t>
      </w:r>
      <w:r>
        <w:t xml:space="preserve">FUTURE </w:t>
      </w:r>
      <w:r w:rsidR="00D66677">
        <w:t>WORK</w:t>
      </w:r>
      <w:bookmarkEnd w:id="12"/>
      <w:bookmarkEnd w:id="13"/>
      <w:r w:rsidR="016A9900">
        <w:t xml:space="preserve"> </w:t>
      </w:r>
    </w:p>
    <w:p w14:paraId="6E918583" w14:textId="7A447839" w:rsidR="009358CF" w:rsidRDefault="009358CF" w:rsidP="5B56351E">
      <w:pPr>
        <w:pStyle w:val="Heading2"/>
        <w:spacing w:before="0" w:after="160"/>
      </w:pPr>
    </w:p>
    <w:p w14:paraId="70F01BA4" w14:textId="411E07B5" w:rsidR="22B79F77" w:rsidRDefault="22B79F77" w:rsidP="22B79F77">
      <w:pPr>
        <w:pStyle w:val="Subtitle"/>
        <w:rPr>
          <w:rFonts w:eastAsiaTheme="minorEastAsia" w:cstheme="minorBidi"/>
          <w:color w:val="7F7F7F" w:themeColor="text1" w:themeTint="80"/>
        </w:rPr>
      </w:pPr>
      <w:r>
        <w:t>Conclusion</w:t>
      </w:r>
    </w:p>
    <w:p w14:paraId="2705812A" w14:textId="5AC3654B" w:rsidR="22B79F77" w:rsidRDefault="22B79F77" w:rsidP="22B79F77"/>
    <w:p w14:paraId="7B3B7FDE" w14:textId="0B7DA7A5" w:rsidR="009358CF" w:rsidRDefault="5B56351E" w:rsidP="009358CF">
      <w:pPr>
        <w:rPr>
          <w:sz w:val="24"/>
          <w:szCs w:val="24"/>
        </w:rPr>
      </w:pPr>
      <w:r w:rsidRPr="5B56351E">
        <w:rPr>
          <w:sz w:val="24"/>
          <w:szCs w:val="24"/>
        </w:rPr>
        <w:t xml:space="preserve">We have successfully deployed our scalable web application the </w:t>
      </w:r>
      <w:proofErr w:type="spellStart"/>
      <w:r w:rsidRPr="5B56351E">
        <w:rPr>
          <w:sz w:val="24"/>
          <w:szCs w:val="24"/>
        </w:rPr>
        <w:t>LuxeLocksHub</w:t>
      </w:r>
      <w:proofErr w:type="spellEnd"/>
      <w:r w:rsidRPr="5B56351E">
        <w:rPr>
          <w:sz w:val="24"/>
          <w:szCs w:val="24"/>
        </w:rPr>
        <w:t xml:space="preserve"> for showcasing </w:t>
      </w:r>
      <w:r w:rsidR="00A068F6" w:rsidRPr="5B56351E">
        <w:rPr>
          <w:sz w:val="24"/>
          <w:szCs w:val="24"/>
        </w:rPr>
        <w:t>Sri Lankan</w:t>
      </w:r>
      <w:r w:rsidRPr="5B56351E">
        <w:rPr>
          <w:sz w:val="24"/>
          <w:szCs w:val="24"/>
        </w:rPr>
        <w:t xml:space="preserve"> hair care products using AWS. The </w:t>
      </w:r>
      <w:proofErr w:type="spellStart"/>
      <w:r w:rsidRPr="5B56351E">
        <w:rPr>
          <w:sz w:val="24"/>
          <w:szCs w:val="24"/>
        </w:rPr>
        <w:t>LuxeLocksHub</w:t>
      </w:r>
      <w:proofErr w:type="spellEnd"/>
      <w:r w:rsidRPr="5B56351E">
        <w:rPr>
          <w:sz w:val="24"/>
          <w:szCs w:val="24"/>
        </w:rPr>
        <w:t xml:space="preserve"> is a practical application </w:t>
      </w:r>
      <w:r w:rsidR="007721E3" w:rsidRPr="5B56351E">
        <w:rPr>
          <w:sz w:val="24"/>
          <w:szCs w:val="24"/>
        </w:rPr>
        <w:t>that</w:t>
      </w:r>
      <w:r w:rsidRPr="5B56351E">
        <w:rPr>
          <w:sz w:val="24"/>
          <w:szCs w:val="24"/>
        </w:rPr>
        <w:t xml:space="preserve"> demonstrates the deployment of a cost-efficient web application of cloud computing principles using AWS. It shows how various AWS services can help us to host, scale, manage a modern web application. </w:t>
      </w:r>
    </w:p>
    <w:p w14:paraId="2910171F" w14:textId="2454188B" w:rsidR="5B56351E" w:rsidRDefault="5B56351E" w:rsidP="69794824">
      <w:pPr>
        <w:rPr>
          <w:rFonts w:ascii="Aptos" w:eastAsia="Aptos" w:hAnsi="Aptos" w:cs="Aptos"/>
          <w:sz w:val="24"/>
          <w:szCs w:val="24"/>
        </w:rPr>
      </w:pPr>
      <w:r w:rsidRPr="5B56351E">
        <w:t>Overall, this project we created has provided hands-on experience in cloud architecture, security hardening, deployment automation</w:t>
      </w:r>
      <w:r w:rsidR="007721E3" w:rsidRPr="5B56351E">
        <w:t>, and cost</w:t>
      </w:r>
      <w:r w:rsidRPr="5B56351E">
        <w:t xml:space="preserve"> monitoring.</w:t>
      </w:r>
    </w:p>
    <w:p w14:paraId="557E3142" w14:textId="77777777" w:rsidR="00A068F6" w:rsidRDefault="00A068F6" w:rsidP="69794824">
      <w:pPr>
        <w:pStyle w:val="Subtitle"/>
      </w:pPr>
    </w:p>
    <w:p w14:paraId="6EEC4460" w14:textId="30524387" w:rsidR="00D66677" w:rsidRDefault="69794824" w:rsidP="69794824">
      <w:pPr>
        <w:pStyle w:val="Subtitle"/>
        <w:rPr>
          <w:rFonts w:eastAsiaTheme="minorEastAsia" w:cstheme="minorBidi"/>
          <w:color w:val="7F7F7F" w:themeColor="text1" w:themeTint="80"/>
        </w:rPr>
      </w:pPr>
      <w:r>
        <w:t>Future work</w:t>
      </w:r>
    </w:p>
    <w:p w14:paraId="6347C6F7" w14:textId="53AA7603" w:rsidR="5B56351E" w:rsidRDefault="5B56351E" w:rsidP="5B56351E">
      <w:pPr>
        <w:rPr>
          <w:sz w:val="24"/>
          <w:szCs w:val="24"/>
        </w:rPr>
      </w:pPr>
      <w:r w:rsidRPr="5B56351E">
        <w:rPr>
          <w:sz w:val="24"/>
          <w:szCs w:val="24"/>
        </w:rPr>
        <w:t>Our current deployment of our web application on AWS is according to the core functional and non-functional requirements but in future there are several areas where we can improve the system’s efficiency, security, maintainability and scalability.</w:t>
      </w:r>
    </w:p>
    <w:p w14:paraId="08857C68" w14:textId="0992AE1B" w:rsidR="5B56351E" w:rsidRDefault="5B56351E" w:rsidP="5B56351E">
      <w:pPr>
        <w:pStyle w:val="ListParagraph"/>
        <w:numPr>
          <w:ilvl w:val="0"/>
          <w:numId w:val="18"/>
        </w:numPr>
        <w:rPr>
          <w:sz w:val="24"/>
          <w:szCs w:val="24"/>
        </w:rPr>
      </w:pPr>
      <w:r w:rsidRPr="5B56351E">
        <w:rPr>
          <w:sz w:val="24"/>
          <w:szCs w:val="24"/>
        </w:rPr>
        <w:t>Advanced Security Enhancement- Using advanced AWS security services that provide robust protection against external and internal threats. And using AWS web application firewall to monitor HTTP requests, to block malicious traffic.</w:t>
      </w:r>
    </w:p>
    <w:p w14:paraId="41DBB13A" w14:textId="1F7CB7F4" w:rsidR="5B56351E" w:rsidRDefault="5B56351E" w:rsidP="5B56351E">
      <w:pPr>
        <w:pStyle w:val="ListParagraph"/>
        <w:rPr>
          <w:sz w:val="24"/>
          <w:szCs w:val="24"/>
        </w:rPr>
      </w:pPr>
    </w:p>
    <w:p w14:paraId="22CED787" w14:textId="2F89DA0D" w:rsidR="5B56351E" w:rsidRDefault="5B56351E" w:rsidP="5B56351E">
      <w:pPr>
        <w:pStyle w:val="ListParagraph"/>
        <w:numPr>
          <w:ilvl w:val="0"/>
          <w:numId w:val="18"/>
        </w:numPr>
        <w:rPr>
          <w:sz w:val="24"/>
          <w:szCs w:val="24"/>
        </w:rPr>
      </w:pPr>
      <w:r w:rsidRPr="5B56351E">
        <w:rPr>
          <w:sz w:val="24"/>
          <w:szCs w:val="24"/>
        </w:rPr>
        <w:t xml:space="preserve">Automated Cost Control &amp; Optimization- In future we plan to use automated tools to control and reduce AWS costs by setting up AWS budgets and cost anomaly detection to notify us </w:t>
      </w:r>
      <w:r w:rsidR="007721E3" w:rsidRPr="5B56351E">
        <w:rPr>
          <w:sz w:val="24"/>
          <w:szCs w:val="24"/>
        </w:rPr>
        <w:t>if we</w:t>
      </w:r>
      <w:r w:rsidRPr="5B56351E">
        <w:rPr>
          <w:sz w:val="24"/>
          <w:szCs w:val="24"/>
        </w:rPr>
        <w:t xml:space="preserve"> start spending more than expected.</w:t>
      </w:r>
    </w:p>
    <w:p w14:paraId="59424C5C" w14:textId="18A40B51" w:rsidR="5B56351E" w:rsidRDefault="5B56351E" w:rsidP="5B56351E">
      <w:pPr>
        <w:pStyle w:val="ListParagraph"/>
        <w:rPr>
          <w:sz w:val="24"/>
          <w:szCs w:val="24"/>
        </w:rPr>
      </w:pPr>
    </w:p>
    <w:p w14:paraId="3E02B21E" w14:textId="073B001E" w:rsidR="5B56351E" w:rsidRDefault="5B56351E" w:rsidP="5B56351E">
      <w:pPr>
        <w:pStyle w:val="ListParagraph"/>
        <w:numPr>
          <w:ilvl w:val="0"/>
          <w:numId w:val="18"/>
        </w:numPr>
        <w:rPr>
          <w:sz w:val="24"/>
          <w:szCs w:val="24"/>
        </w:rPr>
      </w:pPr>
      <w:r w:rsidRPr="5B56351E">
        <w:rPr>
          <w:sz w:val="24"/>
          <w:szCs w:val="24"/>
        </w:rPr>
        <w:t>User Analytics and Reporting- In future Improving our system to make data-driven decisions, so it can monitor how users interact with the system and to analyze the trends. Using Amazon Kinesis to find real time data ingestion.</w:t>
      </w:r>
    </w:p>
    <w:p w14:paraId="649CF091" w14:textId="644AE9C3" w:rsidR="5B56351E" w:rsidRDefault="5B56351E" w:rsidP="5B56351E">
      <w:pPr>
        <w:rPr>
          <w:sz w:val="24"/>
          <w:szCs w:val="24"/>
        </w:rPr>
      </w:pPr>
    </w:p>
    <w:p w14:paraId="057CCAB1" w14:textId="1F33E9D1" w:rsidR="5B56351E" w:rsidRDefault="5B56351E"/>
    <w:p w14:paraId="756E7E92" w14:textId="067F2725" w:rsidR="5B56351E" w:rsidRDefault="5B56351E"/>
    <w:p w14:paraId="72DD7995" w14:textId="7EB27940" w:rsidR="5B56351E" w:rsidRDefault="5B56351E"/>
    <w:p w14:paraId="59D50C97" w14:textId="77777777" w:rsidR="004336E0" w:rsidRDefault="004336E0"/>
    <w:sectPr w:rsidR="004336E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AFB2" w14:textId="77777777" w:rsidR="00702CD1" w:rsidRDefault="00702CD1" w:rsidP="00C4658F">
      <w:pPr>
        <w:spacing w:after="0" w:line="240" w:lineRule="auto"/>
      </w:pPr>
      <w:r>
        <w:separator/>
      </w:r>
    </w:p>
  </w:endnote>
  <w:endnote w:type="continuationSeparator" w:id="0">
    <w:p w14:paraId="3B0594F2" w14:textId="77777777" w:rsidR="00702CD1" w:rsidRDefault="00702CD1" w:rsidP="00C4658F">
      <w:pPr>
        <w:spacing w:after="0" w:line="240" w:lineRule="auto"/>
      </w:pPr>
      <w:r>
        <w:continuationSeparator/>
      </w:r>
    </w:p>
  </w:endnote>
  <w:endnote w:type="continuationNotice" w:id="1">
    <w:p w14:paraId="259BB5D1" w14:textId="77777777" w:rsidR="00702CD1" w:rsidRDefault="00702C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CA2A9BA" w14:paraId="16825CCE" w14:textId="77777777" w:rsidTr="6CA2A9BA">
      <w:trPr>
        <w:trHeight w:val="300"/>
      </w:trPr>
      <w:tc>
        <w:tcPr>
          <w:tcW w:w="3120" w:type="dxa"/>
        </w:tcPr>
        <w:p w14:paraId="4ACB266B" w14:textId="4D10DD23" w:rsidR="6CA2A9BA" w:rsidRDefault="6CA2A9BA" w:rsidP="6CA2A9BA">
          <w:pPr>
            <w:pStyle w:val="Header"/>
            <w:ind w:left="-115"/>
          </w:pPr>
        </w:p>
      </w:tc>
      <w:tc>
        <w:tcPr>
          <w:tcW w:w="3120" w:type="dxa"/>
        </w:tcPr>
        <w:p w14:paraId="0046AC61" w14:textId="08DDA2EC" w:rsidR="6CA2A9BA" w:rsidRDefault="6CA2A9BA" w:rsidP="6CA2A9BA">
          <w:pPr>
            <w:pStyle w:val="Header"/>
            <w:jc w:val="center"/>
          </w:pPr>
        </w:p>
      </w:tc>
      <w:tc>
        <w:tcPr>
          <w:tcW w:w="3120" w:type="dxa"/>
        </w:tcPr>
        <w:p w14:paraId="66C0CB23" w14:textId="56DD63D5" w:rsidR="6CA2A9BA" w:rsidRDefault="6CA2A9BA" w:rsidP="6CA2A9BA">
          <w:pPr>
            <w:pStyle w:val="Header"/>
            <w:ind w:right="-115"/>
            <w:jc w:val="right"/>
          </w:pPr>
          <w:r>
            <w:fldChar w:fldCharType="begin"/>
          </w:r>
          <w:r>
            <w:instrText>PAGE</w:instrText>
          </w:r>
          <w:r>
            <w:fldChar w:fldCharType="separate"/>
          </w:r>
          <w:r w:rsidR="003856F2">
            <w:rPr>
              <w:noProof/>
            </w:rPr>
            <w:t>1</w:t>
          </w:r>
          <w:r>
            <w:fldChar w:fldCharType="end"/>
          </w:r>
        </w:p>
      </w:tc>
    </w:tr>
  </w:tbl>
  <w:p w14:paraId="06F1CA97" w14:textId="713E506A" w:rsidR="00C4658F" w:rsidRDefault="00C46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F1B7" w14:textId="77777777" w:rsidR="00702CD1" w:rsidRDefault="00702CD1" w:rsidP="00C4658F">
      <w:pPr>
        <w:spacing w:after="0" w:line="240" w:lineRule="auto"/>
      </w:pPr>
      <w:r>
        <w:separator/>
      </w:r>
    </w:p>
  </w:footnote>
  <w:footnote w:type="continuationSeparator" w:id="0">
    <w:p w14:paraId="77820CF3" w14:textId="77777777" w:rsidR="00702CD1" w:rsidRDefault="00702CD1" w:rsidP="00C4658F">
      <w:pPr>
        <w:spacing w:after="0" w:line="240" w:lineRule="auto"/>
      </w:pPr>
      <w:r>
        <w:continuationSeparator/>
      </w:r>
    </w:p>
  </w:footnote>
  <w:footnote w:type="continuationNotice" w:id="1">
    <w:p w14:paraId="1CFCF77C" w14:textId="77777777" w:rsidR="00702CD1" w:rsidRDefault="00702C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CA2A9BA" w14:paraId="69D92069" w14:textId="77777777" w:rsidTr="6CA2A9BA">
      <w:trPr>
        <w:trHeight w:val="300"/>
      </w:trPr>
      <w:tc>
        <w:tcPr>
          <w:tcW w:w="3120" w:type="dxa"/>
        </w:tcPr>
        <w:p w14:paraId="27328862" w14:textId="29048FD0" w:rsidR="6CA2A9BA" w:rsidRDefault="6CA2A9BA" w:rsidP="6CA2A9BA">
          <w:pPr>
            <w:pStyle w:val="Header"/>
            <w:ind w:left="-115"/>
          </w:pPr>
        </w:p>
      </w:tc>
      <w:tc>
        <w:tcPr>
          <w:tcW w:w="3120" w:type="dxa"/>
        </w:tcPr>
        <w:p w14:paraId="4BCBCF6C" w14:textId="2D1CD965" w:rsidR="6CA2A9BA" w:rsidRDefault="6CA2A9BA" w:rsidP="6CA2A9BA">
          <w:pPr>
            <w:pStyle w:val="Header"/>
            <w:jc w:val="center"/>
          </w:pPr>
        </w:p>
      </w:tc>
      <w:tc>
        <w:tcPr>
          <w:tcW w:w="3120" w:type="dxa"/>
        </w:tcPr>
        <w:p w14:paraId="1D28A91C" w14:textId="4950C5D3" w:rsidR="6CA2A9BA" w:rsidRDefault="6CA2A9BA" w:rsidP="6CA2A9BA">
          <w:pPr>
            <w:pStyle w:val="Header"/>
            <w:ind w:right="-115"/>
            <w:jc w:val="right"/>
          </w:pPr>
        </w:p>
      </w:tc>
    </w:tr>
  </w:tbl>
  <w:p w14:paraId="38D0E909" w14:textId="191E28AA" w:rsidR="00C4658F" w:rsidRDefault="00C4658F">
    <w:pPr>
      <w:pStyle w:val="Header"/>
    </w:pPr>
  </w:p>
</w:hdr>
</file>

<file path=word/intelligence2.xml><?xml version="1.0" encoding="utf-8"?>
<int2:intelligence xmlns:int2="http://schemas.microsoft.com/office/intelligence/2020/intelligence" xmlns:oel="http://schemas.microsoft.com/office/2019/extlst">
  <int2:observations>
    <int2:textHash int2:hashCode="Q6MiVICQB8DOdk" int2:id="0NqNHEj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131"/>
    <w:multiLevelType w:val="hybridMultilevel"/>
    <w:tmpl w:val="CCB4AC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789059E"/>
    <w:multiLevelType w:val="hybridMultilevel"/>
    <w:tmpl w:val="FFFFFFFF"/>
    <w:lvl w:ilvl="0" w:tplc="1FB27830">
      <w:start w:val="1"/>
      <w:numFmt w:val="bullet"/>
      <w:lvlText w:val=""/>
      <w:lvlJc w:val="left"/>
      <w:pPr>
        <w:ind w:left="720" w:hanging="360"/>
      </w:pPr>
      <w:rPr>
        <w:rFonts w:ascii="Symbol" w:hAnsi="Symbol" w:hint="default"/>
      </w:rPr>
    </w:lvl>
    <w:lvl w:ilvl="1" w:tplc="3CEEEE3E">
      <w:start w:val="1"/>
      <w:numFmt w:val="bullet"/>
      <w:lvlText w:val="o"/>
      <w:lvlJc w:val="left"/>
      <w:pPr>
        <w:ind w:left="1440" w:hanging="360"/>
      </w:pPr>
      <w:rPr>
        <w:rFonts w:ascii="Courier New" w:hAnsi="Courier New" w:hint="default"/>
      </w:rPr>
    </w:lvl>
    <w:lvl w:ilvl="2" w:tplc="579A1420">
      <w:start w:val="1"/>
      <w:numFmt w:val="bullet"/>
      <w:lvlText w:val=""/>
      <w:lvlJc w:val="left"/>
      <w:pPr>
        <w:ind w:left="2160" w:hanging="360"/>
      </w:pPr>
      <w:rPr>
        <w:rFonts w:ascii="Wingdings" w:hAnsi="Wingdings" w:hint="default"/>
      </w:rPr>
    </w:lvl>
    <w:lvl w:ilvl="3" w:tplc="6DF01B7A">
      <w:start w:val="1"/>
      <w:numFmt w:val="bullet"/>
      <w:lvlText w:val=""/>
      <w:lvlJc w:val="left"/>
      <w:pPr>
        <w:ind w:left="2880" w:hanging="360"/>
      </w:pPr>
      <w:rPr>
        <w:rFonts w:ascii="Symbol" w:hAnsi="Symbol" w:hint="default"/>
      </w:rPr>
    </w:lvl>
    <w:lvl w:ilvl="4" w:tplc="9070902C">
      <w:start w:val="1"/>
      <w:numFmt w:val="bullet"/>
      <w:lvlText w:val="o"/>
      <w:lvlJc w:val="left"/>
      <w:pPr>
        <w:ind w:left="3600" w:hanging="360"/>
      </w:pPr>
      <w:rPr>
        <w:rFonts w:ascii="Courier New" w:hAnsi="Courier New" w:hint="default"/>
      </w:rPr>
    </w:lvl>
    <w:lvl w:ilvl="5" w:tplc="788CED3E">
      <w:start w:val="1"/>
      <w:numFmt w:val="bullet"/>
      <w:lvlText w:val=""/>
      <w:lvlJc w:val="left"/>
      <w:pPr>
        <w:ind w:left="4320" w:hanging="360"/>
      </w:pPr>
      <w:rPr>
        <w:rFonts w:ascii="Wingdings" w:hAnsi="Wingdings" w:hint="default"/>
      </w:rPr>
    </w:lvl>
    <w:lvl w:ilvl="6" w:tplc="293AE7CC">
      <w:start w:val="1"/>
      <w:numFmt w:val="bullet"/>
      <w:lvlText w:val=""/>
      <w:lvlJc w:val="left"/>
      <w:pPr>
        <w:ind w:left="5040" w:hanging="360"/>
      </w:pPr>
      <w:rPr>
        <w:rFonts w:ascii="Symbol" w:hAnsi="Symbol" w:hint="default"/>
      </w:rPr>
    </w:lvl>
    <w:lvl w:ilvl="7" w:tplc="2DBAA73C">
      <w:start w:val="1"/>
      <w:numFmt w:val="bullet"/>
      <w:lvlText w:val="o"/>
      <w:lvlJc w:val="left"/>
      <w:pPr>
        <w:ind w:left="5760" w:hanging="360"/>
      </w:pPr>
      <w:rPr>
        <w:rFonts w:ascii="Courier New" w:hAnsi="Courier New" w:hint="default"/>
      </w:rPr>
    </w:lvl>
    <w:lvl w:ilvl="8" w:tplc="24842C30">
      <w:start w:val="1"/>
      <w:numFmt w:val="bullet"/>
      <w:lvlText w:val=""/>
      <w:lvlJc w:val="left"/>
      <w:pPr>
        <w:ind w:left="6480" w:hanging="360"/>
      </w:pPr>
      <w:rPr>
        <w:rFonts w:ascii="Wingdings" w:hAnsi="Wingdings" w:hint="default"/>
      </w:rPr>
    </w:lvl>
  </w:abstractNum>
  <w:abstractNum w:abstractNumId="2" w15:restartNumberingAfterBreak="0">
    <w:nsid w:val="09066213"/>
    <w:multiLevelType w:val="hybridMultilevel"/>
    <w:tmpl w:val="765ABFC6"/>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B754522"/>
    <w:multiLevelType w:val="hybridMultilevel"/>
    <w:tmpl w:val="EF122B6C"/>
    <w:lvl w:ilvl="0" w:tplc="50C616B2">
      <w:start w:val="1"/>
      <w:numFmt w:val="bullet"/>
      <w:lvlText w:val=""/>
      <w:lvlJc w:val="left"/>
      <w:pPr>
        <w:ind w:left="720" w:hanging="360"/>
      </w:pPr>
      <w:rPr>
        <w:rFonts w:ascii="Wingdings" w:hAnsi="Wingdings" w:hint="default"/>
      </w:rPr>
    </w:lvl>
    <w:lvl w:ilvl="1" w:tplc="129EBBC6">
      <w:start w:val="1"/>
      <w:numFmt w:val="bullet"/>
      <w:lvlText w:val="o"/>
      <w:lvlJc w:val="left"/>
      <w:pPr>
        <w:ind w:left="1440" w:hanging="360"/>
      </w:pPr>
      <w:rPr>
        <w:rFonts w:ascii="Courier New" w:hAnsi="Courier New" w:hint="default"/>
      </w:rPr>
    </w:lvl>
    <w:lvl w:ilvl="2" w:tplc="1FBCC978">
      <w:start w:val="1"/>
      <w:numFmt w:val="bullet"/>
      <w:lvlText w:val=""/>
      <w:lvlJc w:val="left"/>
      <w:pPr>
        <w:ind w:left="2160" w:hanging="360"/>
      </w:pPr>
      <w:rPr>
        <w:rFonts w:ascii="Wingdings" w:hAnsi="Wingdings" w:hint="default"/>
      </w:rPr>
    </w:lvl>
    <w:lvl w:ilvl="3" w:tplc="B352D4AC">
      <w:start w:val="1"/>
      <w:numFmt w:val="bullet"/>
      <w:lvlText w:val=""/>
      <w:lvlJc w:val="left"/>
      <w:pPr>
        <w:ind w:left="2880" w:hanging="360"/>
      </w:pPr>
      <w:rPr>
        <w:rFonts w:ascii="Symbol" w:hAnsi="Symbol" w:hint="default"/>
      </w:rPr>
    </w:lvl>
    <w:lvl w:ilvl="4" w:tplc="500C4778">
      <w:start w:val="1"/>
      <w:numFmt w:val="bullet"/>
      <w:lvlText w:val="o"/>
      <w:lvlJc w:val="left"/>
      <w:pPr>
        <w:ind w:left="3600" w:hanging="360"/>
      </w:pPr>
      <w:rPr>
        <w:rFonts w:ascii="Courier New" w:hAnsi="Courier New" w:hint="default"/>
      </w:rPr>
    </w:lvl>
    <w:lvl w:ilvl="5" w:tplc="15665DD4">
      <w:start w:val="1"/>
      <w:numFmt w:val="bullet"/>
      <w:lvlText w:val=""/>
      <w:lvlJc w:val="left"/>
      <w:pPr>
        <w:ind w:left="4320" w:hanging="360"/>
      </w:pPr>
      <w:rPr>
        <w:rFonts w:ascii="Wingdings" w:hAnsi="Wingdings" w:hint="default"/>
      </w:rPr>
    </w:lvl>
    <w:lvl w:ilvl="6" w:tplc="E1227156">
      <w:start w:val="1"/>
      <w:numFmt w:val="bullet"/>
      <w:lvlText w:val=""/>
      <w:lvlJc w:val="left"/>
      <w:pPr>
        <w:ind w:left="5040" w:hanging="360"/>
      </w:pPr>
      <w:rPr>
        <w:rFonts w:ascii="Symbol" w:hAnsi="Symbol" w:hint="default"/>
      </w:rPr>
    </w:lvl>
    <w:lvl w:ilvl="7" w:tplc="4ABA54E2">
      <w:start w:val="1"/>
      <w:numFmt w:val="bullet"/>
      <w:lvlText w:val="o"/>
      <w:lvlJc w:val="left"/>
      <w:pPr>
        <w:ind w:left="5760" w:hanging="360"/>
      </w:pPr>
      <w:rPr>
        <w:rFonts w:ascii="Courier New" w:hAnsi="Courier New" w:hint="default"/>
      </w:rPr>
    </w:lvl>
    <w:lvl w:ilvl="8" w:tplc="C2D62F70">
      <w:start w:val="1"/>
      <w:numFmt w:val="bullet"/>
      <w:lvlText w:val=""/>
      <w:lvlJc w:val="left"/>
      <w:pPr>
        <w:ind w:left="6480" w:hanging="360"/>
      </w:pPr>
      <w:rPr>
        <w:rFonts w:ascii="Wingdings" w:hAnsi="Wingdings" w:hint="default"/>
      </w:rPr>
    </w:lvl>
  </w:abstractNum>
  <w:abstractNum w:abstractNumId="4" w15:restartNumberingAfterBreak="0">
    <w:nsid w:val="1A12A796"/>
    <w:multiLevelType w:val="hybridMultilevel"/>
    <w:tmpl w:val="5F12CCD8"/>
    <w:lvl w:ilvl="0" w:tplc="07CA4EC0">
      <w:start w:val="1"/>
      <w:numFmt w:val="decimal"/>
      <w:lvlText w:val="%1."/>
      <w:lvlJc w:val="left"/>
      <w:pPr>
        <w:ind w:left="720" w:hanging="360"/>
      </w:pPr>
    </w:lvl>
    <w:lvl w:ilvl="1" w:tplc="AFDC0754">
      <w:start w:val="1"/>
      <w:numFmt w:val="lowerLetter"/>
      <w:lvlText w:val="%2."/>
      <w:lvlJc w:val="left"/>
      <w:pPr>
        <w:ind w:left="1440" w:hanging="360"/>
      </w:pPr>
    </w:lvl>
    <w:lvl w:ilvl="2" w:tplc="6190436C">
      <w:start w:val="1"/>
      <w:numFmt w:val="lowerRoman"/>
      <w:lvlText w:val="%3."/>
      <w:lvlJc w:val="right"/>
      <w:pPr>
        <w:ind w:left="2160" w:hanging="180"/>
      </w:pPr>
    </w:lvl>
    <w:lvl w:ilvl="3" w:tplc="FB4E7198">
      <w:start w:val="1"/>
      <w:numFmt w:val="decimal"/>
      <w:lvlText w:val="%4."/>
      <w:lvlJc w:val="left"/>
      <w:pPr>
        <w:ind w:left="2880" w:hanging="360"/>
      </w:pPr>
    </w:lvl>
    <w:lvl w:ilvl="4" w:tplc="320446A0">
      <w:start w:val="1"/>
      <w:numFmt w:val="lowerLetter"/>
      <w:lvlText w:val="%5."/>
      <w:lvlJc w:val="left"/>
      <w:pPr>
        <w:ind w:left="3600" w:hanging="360"/>
      </w:pPr>
    </w:lvl>
    <w:lvl w:ilvl="5" w:tplc="F25EA1BE">
      <w:start w:val="1"/>
      <w:numFmt w:val="lowerRoman"/>
      <w:lvlText w:val="%6."/>
      <w:lvlJc w:val="right"/>
      <w:pPr>
        <w:ind w:left="4320" w:hanging="180"/>
      </w:pPr>
    </w:lvl>
    <w:lvl w:ilvl="6" w:tplc="76EE2504">
      <w:start w:val="1"/>
      <w:numFmt w:val="decimal"/>
      <w:lvlText w:val="%7."/>
      <w:lvlJc w:val="left"/>
      <w:pPr>
        <w:ind w:left="5040" w:hanging="360"/>
      </w:pPr>
    </w:lvl>
    <w:lvl w:ilvl="7" w:tplc="5F76CEC2">
      <w:start w:val="1"/>
      <w:numFmt w:val="lowerLetter"/>
      <w:lvlText w:val="%8."/>
      <w:lvlJc w:val="left"/>
      <w:pPr>
        <w:ind w:left="5760" w:hanging="360"/>
      </w:pPr>
    </w:lvl>
    <w:lvl w:ilvl="8" w:tplc="92A669C6">
      <w:start w:val="1"/>
      <w:numFmt w:val="lowerRoman"/>
      <w:lvlText w:val="%9."/>
      <w:lvlJc w:val="right"/>
      <w:pPr>
        <w:ind w:left="6480" w:hanging="180"/>
      </w:pPr>
    </w:lvl>
  </w:abstractNum>
  <w:abstractNum w:abstractNumId="5" w15:restartNumberingAfterBreak="0">
    <w:nsid w:val="1BC87C54"/>
    <w:multiLevelType w:val="hybridMultilevel"/>
    <w:tmpl w:val="FD54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44F7A"/>
    <w:multiLevelType w:val="multilevel"/>
    <w:tmpl w:val="812E3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D49D6"/>
    <w:multiLevelType w:val="hybridMultilevel"/>
    <w:tmpl w:val="7B34E8AC"/>
    <w:lvl w:ilvl="0" w:tplc="60AAB2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44ECF"/>
    <w:multiLevelType w:val="hybridMultilevel"/>
    <w:tmpl w:val="583C5E7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37758766"/>
    <w:multiLevelType w:val="hybridMultilevel"/>
    <w:tmpl w:val="09A66DC4"/>
    <w:lvl w:ilvl="0" w:tplc="5E9A9B30">
      <w:start w:val="1"/>
      <w:numFmt w:val="upperRoman"/>
      <w:lvlText w:val="%1."/>
      <w:lvlJc w:val="right"/>
      <w:pPr>
        <w:ind w:left="720" w:hanging="360"/>
      </w:pPr>
    </w:lvl>
    <w:lvl w:ilvl="1" w:tplc="F3162396">
      <w:start w:val="1"/>
      <w:numFmt w:val="lowerLetter"/>
      <w:lvlText w:val="%2."/>
      <w:lvlJc w:val="left"/>
      <w:pPr>
        <w:ind w:left="1440" w:hanging="360"/>
      </w:pPr>
    </w:lvl>
    <w:lvl w:ilvl="2" w:tplc="BD02813A">
      <w:start w:val="1"/>
      <w:numFmt w:val="lowerRoman"/>
      <w:lvlText w:val="%3."/>
      <w:lvlJc w:val="right"/>
      <w:pPr>
        <w:ind w:left="2160" w:hanging="180"/>
      </w:pPr>
    </w:lvl>
    <w:lvl w:ilvl="3" w:tplc="08109F34">
      <w:start w:val="1"/>
      <w:numFmt w:val="decimal"/>
      <w:lvlText w:val="%4."/>
      <w:lvlJc w:val="left"/>
      <w:pPr>
        <w:ind w:left="2880" w:hanging="360"/>
      </w:pPr>
    </w:lvl>
    <w:lvl w:ilvl="4" w:tplc="2B884A3A">
      <w:start w:val="1"/>
      <w:numFmt w:val="lowerLetter"/>
      <w:lvlText w:val="%5."/>
      <w:lvlJc w:val="left"/>
      <w:pPr>
        <w:ind w:left="3600" w:hanging="360"/>
      </w:pPr>
    </w:lvl>
    <w:lvl w:ilvl="5" w:tplc="F39C6D4E">
      <w:start w:val="1"/>
      <w:numFmt w:val="lowerRoman"/>
      <w:lvlText w:val="%6."/>
      <w:lvlJc w:val="right"/>
      <w:pPr>
        <w:ind w:left="4320" w:hanging="180"/>
      </w:pPr>
    </w:lvl>
    <w:lvl w:ilvl="6" w:tplc="A7E6AC66">
      <w:start w:val="1"/>
      <w:numFmt w:val="decimal"/>
      <w:lvlText w:val="%7."/>
      <w:lvlJc w:val="left"/>
      <w:pPr>
        <w:ind w:left="5040" w:hanging="360"/>
      </w:pPr>
    </w:lvl>
    <w:lvl w:ilvl="7" w:tplc="5ED44B74">
      <w:start w:val="1"/>
      <w:numFmt w:val="lowerLetter"/>
      <w:lvlText w:val="%8."/>
      <w:lvlJc w:val="left"/>
      <w:pPr>
        <w:ind w:left="5760" w:hanging="360"/>
      </w:pPr>
    </w:lvl>
    <w:lvl w:ilvl="8" w:tplc="0A0CB1FC">
      <w:start w:val="1"/>
      <w:numFmt w:val="lowerRoman"/>
      <w:lvlText w:val="%9."/>
      <w:lvlJc w:val="right"/>
      <w:pPr>
        <w:ind w:left="6480" w:hanging="180"/>
      </w:pPr>
    </w:lvl>
  </w:abstractNum>
  <w:abstractNum w:abstractNumId="10" w15:restartNumberingAfterBreak="0">
    <w:nsid w:val="3B86360C"/>
    <w:multiLevelType w:val="hybridMultilevel"/>
    <w:tmpl w:val="31F0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114045"/>
    <w:multiLevelType w:val="hybridMultilevel"/>
    <w:tmpl w:val="A6406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5C9375"/>
    <w:multiLevelType w:val="hybridMultilevel"/>
    <w:tmpl w:val="A78E5C36"/>
    <w:lvl w:ilvl="0" w:tplc="10FE301C">
      <w:start w:val="1"/>
      <w:numFmt w:val="bullet"/>
      <w:lvlText w:val=""/>
      <w:lvlJc w:val="left"/>
      <w:pPr>
        <w:ind w:left="720" w:hanging="360"/>
      </w:pPr>
      <w:rPr>
        <w:rFonts w:ascii="Symbol" w:hAnsi="Symbol" w:hint="default"/>
      </w:rPr>
    </w:lvl>
    <w:lvl w:ilvl="1" w:tplc="0D3ABC66">
      <w:start w:val="1"/>
      <w:numFmt w:val="bullet"/>
      <w:lvlText w:val="o"/>
      <w:lvlJc w:val="left"/>
      <w:pPr>
        <w:ind w:left="1440" w:hanging="360"/>
      </w:pPr>
      <w:rPr>
        <w:rFonts w:ascii="Courier New" w:hAnsi="Courier New" w:hint="default"/>
      </w:rPr>
    </w:lvl>
    <w:lvl w:ilvl="2" w:tplc="4C280F24">
      <w:start w:val="1"/>
      <w:numFmt w:val="bullet"/>
      <w:lvlText w:val=""/>
      <w:lvlJc w:val="left"/>
      <w:pPr>
        <w:ind w:left="2160" w:hanging="360"/>
      </w:pPr>
      <w:rPr>
        <w:rFonts w:ascii="Wingdings" w:hAnsi="Wingdings" w:hint="default"/>
      </w:rPr>
    </w:lvl>
    <w:lvl w:ilvl="3" w:tplc="4D3E96D4">
      <w:start w:val="1"/>
      <w:numFmt w:val="bullet"/>
      <w:lvlText w:val=""/>
      <w:lvlJc w:val="left"/>
      <w:pPr>
        <w:ind w:left="2880" w:hanging="360"/>
      </w:pPr>
      <w:rPr>
        <w:rFonts w:ascii="Symbol" w:hAnsi="Symbol" w:hint="default"/>
      </w:rPr>
    </w:lvl>
    <w:lvl w:ilvl="4" w:tplc="B07ACC2A">
      <w:start w:val="1"/>
      <w:numFmt w:val="bullet"/>
      <w:lvlText w:val="o"/>
      <w:lvlJc w:val="left"/>
      <w:pPr>
        <w:ind w:left="3600" w:hanging="360"/>
      </w:pPr>
      <w:rPr>
        <w:rFonts w:ascii="Courier New" w:hAnsi="Courier New" w:hint="default"/>
      </w:rPr>
    </w:lvl>
    <w:lvl w:ilvl="5" w:tplc="DEA86CF2">
      <w:start w:val="1"/>
      <w:numFmt w:val="bullet"/>
      <w:lvlText w:val=""/>
      <w:lvlJc w:val="left"/>
      <w:pPr>
        <w:ind w:left="4320" w:hanging="360"/>
      </w:pPr>
      <w:rPr>
        <w:rFonts w:ascii="Wingdings" w:hAnsi="Wingdings" w:hint="default"/>
      </w:rPr>
    </w:lvl>
    <w:lvl w:ilvl="6" w:tplc="02A01FD8">
      <w:start w:val="1"/>
      <w:numFmt w:val="bullet"/>
      <w:lvlText w:val=""/>
      <w:lvlJc w:val="left"/>
      <w:pPr>
        <w:ind w:left="5040" w:hanging="360"/>
      </w:pPr>
      <w:rPr>
        <w:rFonts w:ascii="Symbol" w:hAnsi="Symbol" w:hint="default"/>
      </w:rPr>
    </w:lvl>
    <w:lvl w:ilvl="7" w:tplc="EE52537E">
      <w:start w:val="1"/>
      <w:numFmt w:val="bullet"/>
      <w:lvlText w:val="o"/>
      <w:lvlJc w:val="left"/>
      <w:pPr>
        <w:ind w:left="5760" w:hanging="360"/>
      </w:pPr>
      <w:rPr>
        <w:rFonts w:ascii="Courier New" w:hAnsi="Courier New" w:hint="default"/>
      </w:rPr>
    </w:lvl>
    <w:lvl w:ilvl="8" w:tplc="9B383BC8">
      <w:start w:val="1"/>
      <w:numFmt w:val="bullet"/>
      <w:lvlText w:val=""/>
      <w:lvlJc w:val="left"/>
      <w:pPr>
        <w:ind w:left="6480" w:hanging="360"/>
      </w:pPr>
      <w:rPr>
        <w:rFonts w:ascii="Wingdings" w:hAnsi="Wingdings" w:hint="default"/>
      </w:rPr>
    </w:lvl>
  </w:abstractNum>
  <w:abstractNum w:abstractNumId="13" w15:restartNumberingAfterBreak="0">
    <w:nsid w:val="4E92D910"/>
    <w:multiLevelType w:val="hybridMultilevel"/>
    <w:tmpl w:val="F3A6DBD4"/>
    <w:lvl w:ilvl="0" w:tplc="F63CF1CA">
      <w:start w:val="1"/>
      <w:numFmt w:val="bullet"/>
      <w:lvlText w:val=""/>
      <w:lvlJc w:val="left"/>
      <w:pPr>
        <w:ind w:left="720" w:hanging="360"/>
      </w:pPr>
      <w:rPr>
        <w:rFonts w:ascii="Symbol" w:hAnsi="Symbol" w:hint="default"/>
      </w:rPr>
    </w:lvl>
    <w:lvl w:ilvl="1" w:tplc="74682EB4">
      <w:start w:val="1"/>
      <w:numFmt w:val="bullet"/>
      <w:lvlText w:val="o"/>
      <w:lvlJc w:val="left"/>
      <w:pPr>
        <w:ind w:left="1440" w:hanging="360"/>
      </w:pPr>
      <w:rPr>
        <w:rFonts w:ascii="Courier New" w:hAnsi="Courier New" w:hint="default"/>
      </w:rPr>
    </w:lvl>
    <w:lvl w:ilvl="2" w:tplc="FC8C4C18">
      <w:start w:val="1"/>
      <w:numFmt w:val="bullet"/>
      <w:lvlText w:val=""/>
      <w:lvlJc w:val="left"/>
      <w:pPr>
        <w:ind w:left="2160" w:hanging="360"/>
      </w:pPr>
      <w:rPr>
        <w:rFonts w:ascii="Wingdings" w:hAnsi="Wingdings" w:hint="default"/>
      </w:rPr>
    </w:lvl>
    <w:lvl w:ilvl="3" w:tplc="BFA6C5B6">
      <w:start w:val="1"/>
      <w:numFmt w:val="bullet"/>
      <w:lvlText w:val=""/>
      <w:lvlJc w:val="left"/>
      <w:pPr>
        <w:ind w:left="2880" w:hanging="360"/>
      </w:pPr>
      <w:rPr>
        <w:rFonts w:ascii="Symbol" w:hAnsi="Symbol" w:hint="default"/>
      </w:rPr>
    </w:lvl>
    <w:lvl w:ilvl="4" w:tplc="49C20D3A">
      <w:start w:val="1"/>
      <w:numFmt w:val="bullet"/>
      <w:lvlText w:val="o"/>
      <w:lvlJc w:val="left"/>
      <w:pPr>
        <w:ind w:left="3600" w:hanging="360"/>
      </w:pPr>
      <w:rPr>
        <w:rFonts w:ascii="Courier New" w:hAnsi="Courier New" w:hint="default"/>
      </w:rPr>
    </w:lvl>
    <w:lvl w:ilvl="5" w:tplc="E8884CEA">
      <w:start w:val="1"/>
      <w:numFmt w:val="bullet"/>
      <w:lvlText w:val=""/>
      <w:lvlJc w:val="left"/>
      <w:pPr>
        <w:ind w:left="4320" w:hanging="360"/>
      </w:pPr>
      <w:rPr>
        <w:rFonts w:ascii="Wingdings" w:hAnsi="Wingdings" w:hint="default"/>
      </w:rPr>
    </w:lvl>
    <w:lvl w:ilvl="6" w:tplc="41B4F47E">
      <w:start w:val="1"/>
      <w:numFmt w:val="bullet"/>
      <w:lvlText w:val=""/>
      <w:lvlJc w:val="left"/>
      <w:pPr>
        <w:ind w:left="5040" w:hanging="360"/>
      </w:pPr>
      <w:rPr>
        <w:rFonts w:ascii="Symbol" w:hAnsi="Symbol" w:hint="default"/>
      </w:rPr>
    </w:lvl>
    <w:lvl w:ilvl="7" w:tplc="24566A18">
      <w:start w:val="1"/>
      <w:numFmt w:val="bullet"/>
      <w:lvlText w:val="o"/>
      <w:lvlJc w:val="left"/>
      <w:pPr>
        <w:ind w:left="5760" w:hanging="360"/>
      </w:pPr>
      <w:rPr>
        <w:rFonts w:ascii="Courier New" w:hAnsi="Courier New" w:hint="default"/>
      </w:rPr>
    </w:lvl>
    <w:lvl w:ilvl="8" w:tplc="8786B8F2">
      <w:start w:val="1"/>
      <w:numFmt w:val="bullet"/>
      <w:lvlText w:val=""/>
      <w:lvlJc w:val="left"/>
      <w:pPr>
        <w:ind w:left="6480" w:hanging="360"/>
      </w:pPr>
      <w:rPr>
        <w:rFonts w:ascii="Wingdings" w:hAnsi="Wingdings" w:hint="default"/>
      </w:rPr>
    </w:lvl>
  </w:abstractNum>
  <w:abstractNum w:abstractNumId="14" w15:restartNumberingAfterBreak="0">
    <w:nsid w:val="52F1EAFC"/>
    <w:multiLevelType w:val="hybridMultilevel"/>
    <w:tmpl w:val="BA96BA7E"/>
    <w:lvl w:ilvl="0" w:tplc="23F48898">
      <w:start w:val="1"/>
      <w:numFmt w:val="bullet"/>
      <w:lvlText w:val=""/>
      <w:lvlJc w:val="left"/>
      <w:pPr>
        <w:ind w:left="720" w:hanging="360"/>
      </w:pPr>
      <w:rPr>
        <w:rFonts w:ascii="Symbol" w:hAnsi="Symbol" w:hint="default"/>
      </w:rPr>
    </w:lvl>
    <w:lvl w:ilvl="1" w:tplc="C298C2A8">
      <w:start w:val="1"/>
      <w:numFmt w:val="bullet"/>
      <w:lvlText w:val="o"/>
      <w:lvlJc w:val="left"/>
      <w:pPr>
        <w:ind w:left="1440" w:hanging="360"/>
      </w:pPr>
      <w:rPr>
        <w:rFonts w:ascii="Courier New" w:hAnsi="Courier New" w:hint="default"/>
      </w:rPr>
    </w:lvl>
    <w:lvl w:ilvl="2" w:tplc="3DCC0780">
      <w:start w:val="1"/>
      <w:numFmt w:val="bullet"/>
      <w:lvlText w:val=""/>
      <w:lvlJc w:val="left"/>
      <w:pPr>
        <w:ind w:left="2160" w:hanging="360"/>
      </w:pPr>
      <w:rPr>
        <w:rFonts w:ascii="Wingdings" w:hAnsi="Wingdings" w:hint="default"/>
      </w:rPr>
    </w:lvl>
    <w:lvl w:ilvl="3" w:tplc="F8E88684">
      <w:start w:val="1"/>
      <w:numFmt w:val="bullet"/>
      <w:lvlText w:val=""/>
      <w:lvlJc w:val="left"/>
      <w:pPr>
        <w:ind w:left="2880" w:hanging="360"/>
      </w:pPr>
      <w:rPr>
        <w:rFonts w:ascii="Symbol" w:hAnsi="Symbol" w:hint="default"/>
      </w:rPr>
    </w:lvl>
    <w:lvl w:ilvl="4" w:tplc="EC7CF024">
      <w:start w:val="1"/>
      <w:numFmt w:val="bullet"/>
      <w:lvlText w:val="o"/>
      <w:lvlJc w:val="left"/>
      <w:pPr>
        <w:ind w:left="3600" w:hanging="360"/>
      </w:pPr>
      <w:rPr>
        <w:rFonts w:ascii="Courier New" w:hAnsi="Courier New" w:hint="default"/>
      </w:rPr>
    </w:lvl>
    <w:lvl w:ilvl="5" w:tplc="1568B346">
      <w:start w:val="1"/>
      <w:numFmt w:val="bullet"/>
      <w:lvlText w:val=""/>
      <w:lvlJc w:val="left"/>
      <w:pPr>
        <w:ind w:left="4320" w:hanging="360"/>
      </w:pPr>
      <w:rPr>
        <w:rFonts w:ascii="Wingdings" w:hAnsi="Wingdings" w:hint="default"/>
      </w:rPr>
    </w:lvl>
    <w:lvl w:ilvl="6" w:tplc="FB9673C6">
      <w:start w:val="1"/>
      <w:numFmt w:val="bullet"/>
      <w:lvlText w:val=""/>
      <w:lvlJc w:val="left"/>
      <w:pPr>
        <w:ind w:left="5040" w:hanging="360"/>
      </w:pPr>
      <w:rPr>
        <w:rFonts w:ascii="Symbol" w:hAnsi="Symbol" w:hint="default"/>
      </w:rPr>
    </w:lvl>
    <w:lvl w:ilvl="7" w:tplc="D290859E">
      <w:start w:val="1"/>
      <w:numFmt w:val="bullet"/>
      <w:lvlText w:val="o"/>
      <w:lvlJc w:val="left"/>
      <w:pPr>
        <w:ind w:left="5760" w:hanging="360"/>
      </w:pPr>
      <w:rPr>
        <w:rFonts w:ascii="Courier New" w:hAnsi="Courier New" w:hint="default"/>
      </w:rPr>
    </w:lvl>
    <w:lvl w:ilvl="8" w:tplc="7B783E3A">
      <w:start w:val="1"/>
      <w:numFmt w:val="bullet"/>
      <w:lvlText w:val=""/>
      <w:lvlJc w:val="left"/>
      <w:pPr>
        <w:ind w:left="6480" w:hanging="360"/>
      </w:pPr>
      <w:rPr>
        <w:rFonts w:ascii="Wingdings" w:hAnsi="Wingdings" w:hint="default"/>
      </w:rPr>
    </w:lvl>
  </w:abstractNum>
  <w:abstractNum w:abstractNumId="15" w15:restartNumberingAfterBreak="0">
    <w:nsid w:val="58452A99"/>
    <w:multiLevelType w:val="hybridMultilevel"/>
    <w:tmpl w:val="E3DA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04472"/>
    <w:multiLevelType w:val="hybridMultilevel"/>
    <w:tmpl w:val="015C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07A5A"/>
    <w:multiLevelType w:val="hybridMultilevel"/>
    <w:tmpl w:val="3CBAF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F2B39"/>
    <w:multiLevelType w:val="multilevel"/>
    <w:tmpl w:val="793A23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3E87C49"/>
    <w:multiLevelType w:val="hybridMultilevel"/>
    <w:tmpl w:val="9C7E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F506D"/>
    <w:multiLevelType w:val="hybridMultilevel"/>
    <w:tmpl w:val="535E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B7028"/>
    <w:multiLevelType w:val="hybridMultilevel"/>
    <w:tmpl w:val="115A25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1A3F3B"/>
    <w:multiLevelType w:val="hybridMultilevel"/>
    <w:tmpl w:val="15A4A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EE21A5"/>
    <w:multiLevelType w:val="hybridMultilevel"/>
    <w:tmpl w:val="CE1EF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D2A966"/>
    <w:multiLevelType w:val="hybridMultilevel"/>
    <w:tmpl w:val="73D2AE2C"/>
    <w:lvl w:ilvl="0" w:tplc="63DEA578">
      <w:start w:val="1"/>
      <w:numFmt w:val="bullet"/>
      <w:lvlText w:val=""/>
      <w:lvlJc w:val="left"/>
      <w:pPr>
        <w:ind w:left="720" w:hanging="360"/>
      </w:pPr>
      <w:rPr>
        <w:rFonts w:ascii="Symbol" w:hAnsi="Symbol" w:hint="default"/>
      </w:rPr>
    </w:lvl>
    <w:lvl w:ilvl="1" w:tplc="78C0E750">
      <w:start w:val="1"/>
      <w:numFmt w:val="bullet"/>
      <w:lvlText w:val="o"/>
      <w:lvlJc w:val="left"/>
      <w:pPr>
        <w:ind w:left="1440" w:hanging="360"/>
      </w:pPr>
      <w:rPr>
        <w:rFonts w:ascii="Courier New" w:hAnsi="Courier New" w:hint="default"/>
      </w:rPr>
    </w:lvl>
    <w:lvl w:ilvl="2" w:tplc="6C8E1CC2">
      <w:start w:val="1"/>
      <w:numFmt w:val="bullet"/>
      <w:lvlText w:val=""/>
      <w:lvlJc w:val="left"/>
      <w:pPr>
        <w:ind w:left="2160" w:hanging="360"/>
      </w:pPr>
      <w:rPr>
        <w:rFonts w:ascii="Wingdings" w:hAnsi="Wingdings" w:hint="default"/>
      </w:rPr>
    </w:lvl>
    <w:lvl w:ilvl="3" w:tplc="A44ED5EC">
      <w:start w:val="1"/>
      <w:numFmt w:val="bullet"/>
      <w:lvlText w:val=""/>
      <w:lvlJc w:val="left"/>
      <w:pPr>
        <w:ind w:left="2880" w:hanging="360"/>
      </w:pPr>
      <w:rPr>
        <w:rFonts w:ascii="Symbol" w:hAnsi="Symbol" w:hint="default"/>
      </w:rPr>
    </w:lvl>
    <w:lvl w:ilvl="4" w:tplc="474239BC">
      <w:start w:val="1"/>
      <w:numFmt w:val="bullet"/>
      <w:lvlText w:val="o"/>
      <w:lvlJc w:val="left"/>
      <w:pPr>
        <w:ind w:left="3600" w:hanging="360"/>
      </w:pPr>
      <w:rPr>
        <w:rFonts w:ascii="Courier New" w:hAnsi="Courier New" w:hint="default"/>
      </w:rPr>
    </w:lvl>
    <w:lvl w:ilvl="5" w:tplc="574A249E">
      <w:start w:val="1"/>
      <w:numFmt w:val="bullet"/>
      <w:lvlText w:val=""/>
      <w:lvlJc w:val="left"/>
      <w:pPr>
        <w:ind w:left="4320" w:hanging="360"/>
      </w:pPr>
      <w:rPr>
        <w:rFonts w:ascii="Wingdings" w:hAnsi="Wingdings" w:hint="default"/>
      </w:rPr>
    </w:lvl>
    <w:lvl w:ilvl="6" w:tplc="05A25542">
      <w:start w:val="1"/>
      <w:numFmt w:val="bullet"/>
      <w:lvlText w:val=""/>
      <w:lvlJc w:val="left"/>
      <w:pPr>
        <w:ind w:left="5040" w:hanging="360"/>
      </w:pPr>
      <w:rPr>
        <w:rFonts w:ascii="Symbol" w:hAnsi="Symbol" w:hint="default"/>
      </w:rPr>
    </w:lvl>
    <w:lvl w:ilvl="7" w:tplc="47A29B30">
      <w:start w:val="1"/>
      <w:numFmt w:val="bullet"/>
      <w:lvlText w:val="o"/>
      <w:lvlJc w:val="left"/>
      <w:pPr>
        <w:ind w:left="5760" w:hanging="360"/>
      </w:pPr>
      <w:rPr>
        <w:rFonts w:ascii="Courier New" w:hAnsi="Courier New" w:hint="default"/>
      </w:rPr>
    </w:lvl>
    <w:lvl w:ilvl="8" w:tplc="24066B6A">
      <w:start w:val="1"/>
      <w:numFmt w:val="bullet"/>
      <w:lvlText w:val=""/>
      <w:lvlJc w:val="left"/>
      <w:pPr>
        <w:ind w:left="6480" w:hanging="360"/>
      </w:pPr>
      <w:rPr>
        <w:rFonts w:ascii="Wingdings" w:hAnsi="Wingdings" w:hint="default"/>
      </w:rPr>
    </w:lvl>
  </w:abstractNum>
  <w:num w:numId="1" w16cid:durableId="389422508">
    <w:abstractNumId w:val="6"/>
  </w:num>
  <w:num w:numId="2" w16cid:durableId="1587615764">
    <w:abstractNumId w:val="20"/>
  </w:num>
  <w:num w:numId="3" w16cid:durableId="222836028">
    <w:abstractNumId w:val="21"/>
  </w:num>
  <w:num w:numId="4" w16cid:durableId="1673482803">
    <w:abstractNumId w:val="7"/>
  </w:num>
  <w:num w:numId="5" w16cid:durableId="752624896">
    <w:abstractNumId w:val="1"/>
  </w:num>
  <w:num w:numId="6" w16cid:durableId="1825389494">
    <w:abstractNumId w:val="0"/>
  </w:num>
  <w:num w:numId="7" w16cid:durableId="1445997332">
    <w:abstractNumId w:val="16"/>
  </w:num>
  <w:num w:numId="8" w16cid:durableId="806778106">
    <w:abstractNumId w:val="19"/>
  </w:num>
  <w:num w:numId="9" w16cid:durableId="272439143">
    <w:abstractNumId w:val="2"/>
  </w:num>
  <w:num w:numId="10" w16cid:durableId="2087797869">
    <w:abstractNumId w:val="17"/>
  </w:num>
  <w:num w:numId="11" w16cid:durableId="768308475">
    <w:abstractNumId w:val="18"/>
  </w:num>
  <w:num w:numId="12" w16cid:durableId="1150711842">
    <w:abstractNumId w:val="14"/>
  </w:num>
  <w:num w:numId="13" w16cid:durableId="1035886742">
    <w:abstractNumId w:val="9"/>
  </w:num>
  <w:num w:numId="14" w16cid:durableId="1362628679">
    <w:abstractNumId w:val="4"/>
  </w:num>
  <w:num w:numId="15" w16cid:durableId="92436793">
    <w:abstractNumId w:val="3"/>
  </w:num>
  <w:num w:numId="16" w16cid:durableId="2016610437">
    <w:abstractNumId w:val="24"/>
  </w:num>
  <w:num w:numId="17" w16cid:durableId="1490439035">
    <w:abstractNumId w:val="12"/>
  </w:num>
  <w:num w:numId="18" w16cid:durableId="780414167">
    <w:abstractNumId w:val="13"/>
  </w:num>
  <w:num w:numId="19" w16cid:durableId="42952004">
    <w:abstractNumId w:val="10"/>
  </w:num>
  <w:num w:numId="20" w16cid:durableId="1227455167">
    <w:abstractNumId w:val="11"/>
  </w:num>
  <w:num w:numId="21" w16cid:durableId="4476303">
    <w:abstractNumId w:val="5"/>
  </w:num>
  <w:num w:numId="22" w16cid:durableId="2057583972">
    <w:abstractNumId w:val="15"/>
  </w:num>
  <w:num w:numId="23" w16cid:durableId="760224150">
    <w:abstractNumId w:val="8"/>
  </w:num>
  <w:num w:numId="24" w16cid:durableId="1250383189">
    <w:abstractNumId w:val="23"/>
  </w:num>
  <w:num w:numId="25" w16cid:durableId="19889016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CF"/>
    <w:rsid w:val="0003406B"/>
    <w:rsid w:val="00034FF0"/>
    <w:rsid w:val="000707D7"/>
    <w:rsid w:val="00074EDF"/>
    <w:rsid w:val="000761BC"/>
    <w:rsid w:val="000B7AD1"/>
    <w:rsid w:val="000F3ED4"/>
    <w:rsid w:val="00133685"/>
    <w:rsid w:val="00156451"/>
    <w:rsid w:val="00177F0B"/>
    <w:rsid w:val="001A1EA5"/>
    <w:rsid w:val="001A2804"/>
    <w:rsid w:val="001C7A02"/>
    <w:rsid w:val="00226D0D"/>
    <w:rsid w:val="00273166"/>
    <w:rsid w:val="00294CDA"/>
    <w:rsid w:val="00295BE9"/>
    <w:rsid w:val="002B0B39"/>
    <w:rsid w:val="002C68E4"/>
    <w:rsid w:val="002F1614"/>
    <w:rsid w:val="00316585"/>
    <w:rsid w:val="00342B1D"/>
    <w:rsid w:val="00342F15"/>
    <w:rsid w:val="00353764"/>
    <w:rsid w:val="003856F2"/>
    <w:rsid w:val="0039061C"/>
    <w:rsid w:val="00396561"/>
    <w:rsid w:val="003C216E"/>
    <w:rsid w:val="003E1F94"/>
    <w:rsid w:val="003E566D"/>
    <w:rsid w:val="003F3793"/>
    <w:rsid w:val="00404A5F"/>
    <w:rsid w:val="004302A2"/>
    <w:rsid w:val="004336E0"/>
    <w:rsid w:val="004376BA"/>
    <w:rsid w:val="00444F09"/>
    <w:rsid w:val="00493897"/>
    <w:rsid w:val="004A3A0A"/>
    <w:rsid w:val="004E1749"/>
    <w:rsid w:val="00507C3C"/>
    <w:rsid w:val="00511A42"/>
    <w:rsid w:val="005230E5"/>
    <w:rsid w:val="00542D5A"/>
    <w:rsid w:val="00564F1C"/>
    <w:rsid w:val="005650B0"/>
    <w:rsid w:val="005846C0"/>
    <w:rsid w:val="005B4CDB"/>
    <w:rsid w:val="005C018D"/>
    <w:rsid w:val="005F2AAD"/>
    <w:rsid w:val="006131E2"/>
    <w:rsid w:val="00634816"/>
    <w:rsid w:val="0065516B"/>
    <w:rsid w:val="0067610B"/>
    <w:rsid w:val="006956A8"/>
    <w:rsid w:val="006A4F2F"/>
    <w:rsid w:val="006D3931"/>
    <w:rsid w:val="006F4D10"/>
    <w:rsid w:val="006F5887"/>
    <w:rsid w:val="00702CD1"/>
    <w:rsid w:val="00706682"/>
    <w:rsid w:val="00760249"/>
    <w:rsid w:val="007721E3"/>
    <w:rsid w:val="007835F7"/>
    <w:rsid w:val="007A3B8A"/>
    <w:rsid w:val="007C05CD"/>
    <w:rsid w:val="007D3933"/>
    <w:rsid w:val="00800ECD"/>
    <w:rsid w:val="00813C06"/>
    <w:rsid w:val="00817682"/>
    <w:rsid w:val="00817CD1"/>
    <w:rsid w:val="00826EBB"/>
    <w:rsid w:val="008366FF"/>
    <w:rsid w:val="00837B18"/>
    <w:rsid w:val="008518F0"/>
    <w:rsid w:val="0085357E"/>
    <w:rsid w:val="00857DF8"/>
    <w:rsid w:val="00892B76"/>
    <w:rsid w:val="008A580D"/>
    <w:rsid w:val="008B32B7"/>
    <w:rsid w:val="008B353F"/>
    <w:rsid w:val="008D4853"/>
    <w:rsid w:val="00910EC6"/>
    <w:rsid w:val="00932F69"/>
    <w:rsid w:val="009358CF"/>
    <w:rsid w:val="00937DFA"/>
    <w:rsid w:val="00955833"/>
    <w:rsid w:val="0097134E"/>
    <w:rsid w:val="00983AB1"/>
    <w:rsid w:val="00993EC9"/>
    <w:rsid w:val="009B0EE0"/>
    <w:rsid w:val="009D3017"/>
    <w:rsid w:val="009E69CD"/>
    <w:rsid w:val="00A068F6"/>
    <w:rsid w:val="00A10795"/>
    <w:rsid w:val="00A44DD2"/>
    <w:rsid w:val="00A6418B"/>
    <w:rsid w:val="00A83FB0"/>
    <w:rsid w:val="00A951D1"/>
    <w:rsid w:val="00AC1723"/>
    <w:rsid w:val="00AC20B4"/>
    <w:rsid w:val="00AC4718"/>
    <w:rsid w:val="00B042A0"/>
    <w:rsid w:val="00B425F3"/>
    <w:rsid w:val="00B45E7E"/>
    <w:rsid w:val="00B512FE"/>
    <w:rsid w:val="00B62763"/>
    <w:rsid w:val="00B90708"/>
    <w:rsid w:val="00B9349A"/>
    <w:rsid w:val="00BD3F1B"/>
    <w:rsid w:val="00C04A71"/>
    <w:rsid w:val="00C133D3"/>
    <w:rsid w:val="00C14315"/>
    <w:rsid w:val="00C22923"/>
    <w:rsid w:val="00C347B2"/>
    <w:rsid w:val="00C4658F"/>
    <w:rsid w:val="00C574D6"/>
    <w:rsid w:val="00C73A97"/>
    <w:rsid w:val="00C87562"/>
    <w:rsid w:val="00C955F3"/>
    <w:rsid w:val="00CA4907"/>
    <w:rsid w:val="00CE729A"/>
    <w:rsid w:val="00D2385B"/>
    <w:rsid w:val="00D24CBF"/>
    <w:rsid w:val="00D2789B"/>
    <w:rsid w:val="00D5423C"/>
    <w:rsid w:val="00D66677"/>
    <w:rsid w:val="00D75648"/>
    <w:rsid w:val="00D92D4A"/>
    <w:rsid w:val="00D94F6D"/>
    <w:rsid w:val="00D95A18"/>
    <w:rsid w:val="00DB622A"/>
    <w:rsid w:val="00E00B97"/>
    <w:rsid w:val="00E11E3C"/>
    <w:rsid w:val="00E21AB0"/>
    <w:rsid w:val="00E24CC9"/>
    <w:rsid w:val="00E55D31"/>
    <w:rsid w:val="00E716D3"/>
    <w:rsid w:val="00E7528A"/>
    <w:rsid w:val="00E7583B"/>
    <w:rsid w:val="00E912F6"/>
    <w:rsid w:val="00EA59F3"/>
    <w:rsid w:val="00EB1F80"/>
    <w:rsid w:val="00EC5CFC"/>
    <w:rsid w:val="00EE30C1"/>
    <w:rsid w:val="00EE3472"/>
    <w:rsid w:val="00F00BB6"/>
    <w:rsid w:val="00F41C1F"/>
    <w:rsid w:val="00F5643D"/>
    <w:rsid w:val="00F747FA"/>
    <w:rsid w:val="00F76909"/>
    <w:rsid w:val="00FB4955"/>
    <w:rsid w:val="00FC2A95"/>
    <w:rsid w:val="00FC4CB5"/>
    <w:rsid w:val="00FF65A4"/>
    <w:rsid w:val="016A9900"/>
    <w:rsid w:val="04C68A03"/>
    <w:rsid w:val="0E51AC4D"/>
    <w:rsid w:val="1101A0D5"/>
    <w:rsid w:val="111088B3"/>
    <w:rsid w:val="11C3B401"/>
    <w:rsid w:val="1C1ED26F"/>
    <w:rsid w:val="22B79F77"/>
    <w:rsid w:val="23B04DDD"/>
    <w:rsid w:val="29898F33"/>
    <w:rsid w:val="2D4FCDC8"/>
    <w:rsid w:val="3040B955"/>
    <w:rsid w:val="37E6832D"/>
    <w:rsid w:val="4F1794F3"/>
    <w:rsid w:val="50A312A1"/>
    <w:rsid w:val="5B56351E"/>
    <w:rsid w:val="6779B0F1"/>
    <w:rsid w:val="69794824"/>
    <w:rsid w:val="6CA2A9BA"/>
    <w:rsid w:val="7AA12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764B"/>
  <w15:chartTrackingRefBased/>
  <w15:docId w15:val="{EADFE97D-20FB-4D31-8743-AF9C0C81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8CF"/>
    <w:rPr>
      <w:rFonts w:eastAsiaTheme="majorEastAsia" w:cstheme="majorBidi"/>
      <w:color w:val="272727" w:themeColor="text1" w:themeTint="D8"/>
    </w:rPr>
  </w:style>
  <w:style w:type="paragraph" w:styleId="Title">
    <w:name w:val="Title"/>
    <w:basedOn w:val="Normal"/>
    <w:next w:val="Normal"/>
    <w:link w:val="TitleChar"/>
    <w:uiPriority w:val="10"/>
    <w:qFormat/>
    <w:rsid w:val="0093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8CF"/>
    <w:pPr>
      <w:spacing w:before="160"/>
      <w:jc w:val="center"/>
    </w:pPr>
    <w:rPr>
      <w:i/>
      <w:iCs/>
      <w:color w:val="404040" w:themeColor="text1" w:themeTint="BF"/>
    </w:rPr>
  </w:style>
  <w:style w:type="character" w:customStyle="1" w:styleId="QuoteChar">
    <w:name w:val="Quote Char"/>
    <w:basedOn w:val="DefaultParagraphFont"/>
    <w:link w:val="Quote"/>
    <w:uiPriority w:val="29"/>
    <w:rsid w:val="009358CF"/>
    <w:rPr>
      <w:i/>
      <w:iCs/>
      <w:color w:val="404040" w:themeColor="text1" w:themeTint="BF"/>
    </w:rPr>
  </w:style>
  <w:style w:type="paragraph" w:styleId="ListParagraph">
    <w:name w:val="List Paragraph"/>
    <w:basedOn w:val="Normal"/>
    <w:uiPriority w:val="34"/>
    <w:qFormat/>
    <w:rsid w:val="009358CF"/>
    <w:pPr>
      <w:ind w:left="720"/>
      <w:contextualSpacing/>
    </w:pPr>
  </w:style>
  <w:style w:type="character" w:styleId="IntenseEmphasis">
    <w:name w:val="Intense Emphasis"/>
    <w:basedOn w:val="DefaultParagraphFont"/>
    <w:uiPriority w:val="21"/>
    <w:qFormat/>
    <w:rsid w:val="009358CF"/>
    <w:rPr>
      <w:i/>
      <w:iCs/>
      <w:color w:val="0F4761" w:themeColor="accent1" w:themeShade="BF"/>
    </w:rPr>
  </w:style>
  <w:style w:type="paragraph" w:styleId="IntenseQuote">
    <w:name w:val="Intense Quote"/>
    <w:basedOn w:val="Normal"/>
    <w:next w:val="Normal"/>
    <w:link w:val="IntenseQuoteChar"/>
    <w:uiPriority w:val="30"/>
    <w:qFormat/>
    <w:rsid w:val="0093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8CF"/>
    <w:rPr>
      <w:i/>
      <w:iCs/>
      <w:color w:val="0F4761" w:themeColor="accent1" w:themeShade="BF"/>
    </w:rPr>
  </w:style>
  <w:style w:type="character" w:styleId="IntenseReference">
    <w:name w:val="Intense Reference"/>
    <w:basedOn w:val="DefaultParagraphFont"/>
    <w:uiPriority w:val="32"/>
    <w:qFormat/>
    <w:rsid w:val="009358CF"/>
    <w:rPr>
      <w:b/>
      <w:bCs/>
      <w:smallCaps/>
      <w:color w:val="0F4761" w:themeColor="accent1" w:themeShade="BF"/>
      <w:spacing w:val="5"/>
    </w:rPr>
  </w:style>
  <w:style w:type="character" w:styleId="Strong">
    <w:name w:val="Strong"/>
    <w:basedOn w:val="DefaultParagraphFont"/>
    <w:uiPriority w:val="22"/>
    <w:qFormat/>
    <w:rsid w:val="00E24CC9"/>
    <w:rPr>
      <w:b/>
      <w:bCs/>
    </w:rPr>
  </w:style>
  <w:style w:type="character" w:customStyle="1" w:styleId="relative">
    <w:name w:val="relative"/>
    <w:basedOn w:val="DefaultParagraphFont"/>
    <w:rsid w:val="00E24CC9"/>
  </w:style>
  <w:style w:type="character" w:customStyle="1" w:styleId="ms-1">
    <w:name w:val="ms-1"/>
    <w:basedOn w:val="DefaultParagraphFont"/>
    <w:rsid w:val="00E24CC9"/>
  </w:style>
  <w:style w:type="character" w:customStyle="1" w:styleId="max-w-full">
    <w:name w:val="max-w-full"/>
    <w:basedOn w:val="DefaultParagraphFont"/>
    <w:rsid w:val="00E24CC9"/>
  </w:style>
  <w:style w:type="paragraph" w:styleId="TOCHeading">
    <w:name w:val="TOC Heading"/>
    <w:basedOn w:val="Heading1"/>
    <w:next w:val="Normal"/>
    <w:uiPriority w:val="39"/>
    <w:unhideWhenUsed/>
    <w:qFormat/>
    <w:rsid w:val="00FF65A4"/>
    <w:pPr>
      <w:spacing w:before="240" w:after="0"/>
      <w:outlineLvl w:val="9"/>
    </w:pPr>
    <w:rPr>
      <w:sz w:val="32"/>
      <w:szCs w:val="32"/>
    </w:rPr>
  </w:style>
  <w:style w:type="paragraph" w:styleId="TOC2">
    <w:name w:val="toc 2"/>
    <w:basedOn w:val="Normal"/>
    <w:next w:val="Normal"/>
    <w:autoRedefine/>
    <w:uiPriority w:val="39"/>
    <w:unhideWhenUsed/>
    <w:rsid w:val="00FF65A4"/>
    <w:pPr>
      <w:spacing w:after="100"/>
      <w:ind w:left="220"/>
    </w:pPr>
  </w:style>
  <w:style w:type="character" w:styleId="Hyperlink">
    <w:name w:val="Hyperlink"/>
    <w:basedOn w:val="DefaultParagraphFont"/>
    <w:uiPriority w:val="99"/>
    <w:unhideWhenUsed/>
    <w:rsid w:val="00FF65A4"/>
    <w:rPr>
      <w:color w:val="467886" w:themeColor="hyperlink"/>
      <w:u w:val="single"/>
    </w:rPr>
  </w:style>
  <w:style w:type="character" w:styleId="SubtleEmphasis">
    <w:name w:val="Subtle Emphasis"/>
    <w:basedOn w:val="DefaultParagraphFont"/>
    <w:uiPriority w:val="19"/>
    <w:qFormat/>
    <w:rsid w:val="00273166"/>
    <w:rPr>
      <w:i/>
      <w:iCs/>
      <w:color w:val="404040" w:themeColor="text1" w:themeTint="BF"/>
    </w:rPr>
  </w:style>
  <w:style w:type="paragraph" w:styleId="TOC1">
    <w:name w:val="toc 1"/>
    <w:basedOn w:val="Normal"/>
    <w:next w:val="Normal"/>
    <w:autoRedefine/>
    <w:uiPriority w:val="39"/>
    <w:unhideWhenUsed/>
    <w:rsid w:val="00EE30C1"/>
    <w:pPr>
      <w:spacing w:after="100"/>
    </w:pPr>
    <w:rPr>
      <w:rFonts w:eastAsiaTheme="minorEastAsia" w:cs="Times New Roman"/>
    </w:rPr>
  </w:style>
  <w:style w:type="paragraph" w:styleId="TOC3">
    <w:name w:val="toc 3"/>
    <w:basedOn w:val="Normal"/>
    <w:next w:val="Normal"/>
    <w:autoRedefine/>
    <w:uiPriority w:val="39"/>
    <w:unhideWhenUsed/>
    <w:rsid w:val="00EE30C1"/>
    <w:pPr>
      <w:spacing w:after="100"/>
      <w:ind w:left="440"/>
    </w:pPr>
    <w:rPr>
      <w:rFonts w:eastAsiaTheme="minorEastAsia" w:cs="Times New Roman"/>
    </w:rPr>
  </w:style>
  <w:style w:type="paragraph" w:styleId="Header">
    <w:name w:val="header"/>
    <w:basedOn w:val="Normal"/>
    <w:link w:val="HeaderChar"/>
    <w:uiPriority w:val="99"/>
    <w:unhideWhenUsed/>
    <w:rsid w:val="00C46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58F"/>
  </w:style>
  <w:style w:type="paragraph" w:styleId="Footer">
    <w:name w:val="footer"/>
    <w:basedOn w:val="Normal"/>
    <w:link w:val="FooterChar"/>
    <w:uiPriority w:val="99"/>
    <w:unhideWhenUsed/>
    <w:rsid w:val="00C46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58F"/>
  </w:style>
  <w:style w:type="table" w:styleId="TableGrid">
    <w:name w:val="Table Grid"/>
    <w:basedOn w:val="TableNormal"/>
    <w:uiPriority w:val="59"/>
    <w:rsid w:val="00C4658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4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14FC9-BDDC-4995-A2E9-8D4FA2B0A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18111</CharactersWithSpaces>
  <SharedDoc>false</SharedDoc>
  <HLinks>
    <vt:vector size="42" baseType="variant">
      <vt:variant>
        <vt:i4>1835062</vt:i4>
      </vt:variant>
      <vt:variant>
        <vt:i4>38</vt:i4>
      </vt:variant>
      <vt:variant>
        <vt:i4>0</vt:i4>
      </vt:variant>
      <vt:variant>
        <vt:i4>5</vt:i4>
      </vt:variant>
      <vt:variant>
        <vt:lpwstr/>
      </vt:variant>
      <vt:variant>
        <vt:lpwstr>_Toc194933080</vt:lpwstr>
      </vt:variant>
      <vt:variant>
        <vt:i4>1245238</vt:i4>
      </vt:variant>
      <vt:variant>
        <vt:i4>32</vt:i4>
      </vt:variant>
      <vt:variant>
        <vt:i4>0</vt:i4>
      </vt:variant>
      <vt:variant>
        <vt:i4>5</vt:i4>
      </vt:variant>
      <vt:variant>
        <vt:lpwstr/>
      </vt:variant>
      <vt:variant>
        <vt:lpwstr>_Toc194933079</vt:lpwstr>
      </vt:variant>
      <vt:variant>
        <vt:i4>1245238</vt:i4>
      </vt:variant>
      <vt:variant>
        <vt:i4>26</vt:i4>
      </vt:variant>
      <vt:variant>
        <vt:i4>0</vt:i4>
      </vt:variant>
      <vt:variant>
        <vt:i4>5</vt:i4>
      </vt:variant>
      <vt:variant>
        <vt:lpwstr/>
      </vt:variant>
      <vt:variant>
        <vt:lpwstr>_Toc194933078</vt:lpwstr>
      </vt:variant>
      <vt:variant>
        <vt:i4>1245238</vt:i4>
      </vt:variant>
      <vt:variant>
        <vt:i4>20</vt:i4>
      </vt:variant>
      <vt:variant>
        <vt:i4>0</vt:i4>
      </vt:variant>
      <vt:variant>
        <vt:i4>5</vt:i4>
      </vt:variant>
      <vt:variant>
        <vt:lpwstr/>
      </vt:variant>
      <vt:variant>
        <vt:lpwstr>_Toc194933077</vt:lpwstr>
      </vt:variant>
      <vt:variant>
        <vt:i4>1245238</vt:i4>
      </vt:variant>
      <vt:variant>
        <vt:i4>14</vt:i4>
      </vt:variant>
      <vt:variant>
        <vt:i4>0</vt:i4>
      </vt:variant>
      <vt:variant>
        <vt:i4>5</vt:i4>
      </vt:variant>
      <vt:variant>
        <vt:lpwstr/>
      </vt:variant>
      <vt:variant>
        <vt:lpwstr>_Toc194933076</vt:lpwstr>
      </vt:variant>
      <vt:variant>
        <vt:i4>1245238</vt:i4>
      </vt:variant>
      <vt:variant>
        <vt:i4>8</vt:i4>
      </vt:variant>
      <vt:variant>
        <vt:i4>0</vt:i4>
      </vt:variant>
      <vt:variant>
        <vt:i4>5</vt:i4>
      </vt:variant>
      <vt:variant>
        <vt:lpwstr/>
      </vt:variant>
      <vt:variant>
        <vt:lpwstr>_Toc194933075</vt:lpwstr>
      </vt:variant>
      <vt:variant>
        <vt:i4>1245238</vt:i4>
      </vt:variant>
      <vt:variant>
        <vt:i4>2</vt:i4>
      </vt:variant>
      <vt:variant>
        <vt:i4>0</vt:i4>
      </vt:variant>
      <vt:variant>
        <vt:i4>5</vt:i4>
      </vt:variant>
      <vt:variant>
        <vt:lpwstr/>
      </vt:variant>
      <vt:variant>
        <vt:lpwstr>_Toc194933074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Hemara Nimtharu</dc:creator>
  <cp:keywords/>
  <dc:description/>
  <cp:lastModifiedBy>Hemara Nimtharu</cp:lastModifiedBy>
  <cp:revision>5</cp:revision>
  <dcterms:created xsi:type="dcterms:W3CDTF">2025-04-07T10:21:00Z</dcterms:created>
  <dcterms:modified xsi:type="dcterms:W3CDTF">2025-04-08T04:52:00Z</dcterms:modified>
</cp:coreProperties>
</file>